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7777777" w:rsidR="00531549" w:rsidRPr="007A2FDB" w:rsidRDefault="009D5F42" w:rsidP="002865FD">
      <w:pPr>
        <w:pStyle w:val="Capa-FolhaDeRosto"/>
        <w:ind w:left="1701" w:right="849" w:hanging="283"/>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4C351B15">
            <wp:simplePos x="0" y="0"/>
            <wp:positionH relativeFrom="column">
              <wp:posOffset>7620</wp:posOffset>
            </wp:positionH>
            <wp:positionV relativeFrom="paragraph">
              <wp:posOffset>-2540</wp:posOffset>
            </wp:positionV>
            <wp:extent cx="830580" cy="805815"/>
            <wp:effectExtent l="0" t="0" r="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BE3543">
          <w:headerReference w:type="even" r:id="rId12"/>
          <w:headerReference w:type="default" r:id="rId13"/>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4"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245B0558" w:rsidR="00ED18FA" w:rsidRDefault="009D1928" w:rsidP="00ED18FA">
      <w:pPr>
        <w:pStyle w:val="Capa-FolhaDeRosto"/>
      </w:pPr>
      <w:r>
        <w:t>josé caetane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77777777" w:rsidR="00ED18FA" w:rsidRDefault="00ED18FA" w:rsidP="00ED18FA">
      <w:pPr>
        <w:rPr>
          <w:rFonts w:cs="Arial"/>
          <w:b/>
          <w:bCs/>
          <w:sz w:val="32"/>
          <w:szCs w:val="32"/>
        </w:rPr>
      </w:pPr>
    </w:p>
    <w:p w14:paraId="2C5CDC32" w14:textId="77777777" w:rsidR="00774C27" w:rsidRDefault="00774C27" w:rsidP="00774C27">
      <w:pPr>
        <w:pStyle w:val="Capa-FolhaDeRosto"/>
        <w:rPr>
          <w:ins w:id="20" w:author="Ricardo Massao Kagami Zanotto" w:date="2020-09-25T17:14:00Z"/>
        </w:rPr>
      </w:pPr>
      <w:ins w:id="21" w:author="Ricardo Massao Kagami Zanotto" w:date="2020-09-25T17:14:00Z">
        <w:r>
          <w:t>sistema de controle de condomínio</w:t>
        </w:r>
      </w:ins>
    </w:p>
    <w:p w14:paraId="4C351964" w14:textId="01784009" w:rsidR="00ED18FA" w:rsidDel="00774C27" w:rsidRDefault="00ED18FA" w:rsidP="00ED18FA">
      <w:pPr>
        <w:rPr>
          <w:del w:id="22" w:author="Ricardo Massao Kagami Zanotto" w:date="2020-09-25T17:14:00Z"/>
        </w:rPr>
      </w:pPr>
      <w:del w:id="23" w:author="Ricardo Massao Kagami Zanotto" w:date="2020-09-25T17:14:00Z">
        <w:r w:rsidDel="00774C27">
          <w:rPr>
            <w:rFonts w:cs="Arial"/>
            <w:b/>
            <w:bCs/>
            <w:szCs w:val="32"/>
          </w:rPr>
          <w:delText>TRABALHO DE CONCLUSÃO DE CURSO: CURSO DE BACHARELADO EM SISTEMAS DE INFORMAÇÃO</w:delText>
        </w:r>
      </w:del>
    </w:p>
    <w:p w14:paraId="4C351965" w14:textId="77777777" w:rsidR="00ED18FA" w:rsidRDefault="00ED18FA">
      <w:pPr>
        <w:rPr>
          <w:rFonts w:cs="Arial"/>
          <w:b/>
          <w:bCs/>
          <w:sz w:val="32"/>
          <w:szCs w:val="32"/>
        </w:rPr>
        <w:pPrChange w:id="24" w:author="Ricardo Massao Kagami Zanotto" w:date="2020-09-25T17:14:00Z">
          <w:pPr>
            <w:jc w:val="both"/>
          </w:pPr>
        </w:pPrChange>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Ricardo Massao Kagami</w:t>
      </w:r>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lastRenderedPageBreak/>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5" w:name="_Toc257729044"/>
      <w:bookmarkStart w:id="26" w:name="_Toc257729432"/>
      <w:bookmarkStart w:id="27" w:name="_Toc257729469"/>
      <w:bookmarkStart w:id="28" w:name="_Toc266864369"/>
      <w:bookmarkStart w:id="29" w:name="_Toc266865611"/>
      <w:r w:rsidRPr="007A2FDB">
        <w:t>Comissão examinadora</w:t>
      </w:r>
      <w:bookmarkEnd w:id="25"/>
      <w:bookmarkEnd w:id="26"/>
      <w:bookmarkEnd w:id="27"/>
      <w:bookmarkEnd w:id="28"/>
      <w:bookmarkEnd w:id="29"/>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Ricardo Massao Kagami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30" w:name="_Toc257729046"/>
      <w:bookmarkStart w:id="31" w:name="_Toc257729434"/>
      <w:bookmarkStart w:id="32" w:name="_Toc257729471"/>
      <w:bookmarkStart w:id="33" w:name="_Toc266864371"/>
      <w:bookmarkStart w:id="34" w:name="_Toc266865613"/>
      <w:r w:rsidRPr="007A2FDB">
        <w:t>Professor 2</w:t>
      </w:r>
      <w:bookmarkEnd w:id="30"/>
      <w:bookmarkEnd w:id="31"/>
      <w:bookmarkEnd w:id="32"/>
      <w:bookmarkEnd w:id="33"/>
      <w:bookmarkEnd w:id="34"/>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5" w:name="_Toc257729047"/>
      <w:bookmarkStart w:id="36" w:name="_Toc257729435"/>
      <w:bookmarkStart w:id="37" w:name="_Toc257729472"/>
      <w:bookmarkStart w:id="38" w:name="_Toc266864372"/>
      <w:bookmarkStart w:id="39" w:name="_Toc266865614"/>
      <w:r w:rsidRPr="007A2FDB">
        <w:t>Professor 3</w:t>
      </w:r>
      <w:bookmarkEnd w:id="35"/>
      <w:bookmarkEnd w:id="36"/>
      <w:bookmarkEnd w:id="37"/>
      <w:bookmarkEnd w:id="38"/>
      <w:bookmarkEnd w:id="39"/>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40" w:name="_Toc257729048"/>
      <w:bookmarkStart w:id="41" w:name="_Toc257729436"/>
      <w:bookmarkStart w:id="42" w:name="_Toc257729473"/>
      <w:bookmarkStart w:id="43" w:name="_Toc266864373"/>
      <w:bookmarkStart w:id="44" w:name="_Toc266865615"/>
      <w:r w:rsidRPr="007A2FDB">
        <w:lastRenderedPageBreak/>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40"/>
      <w:bookmarkEnd w:id="41"/>
      <w:bookmarkEnd w:id="42"/>
      <w:bookmarkEnd w:id="43"/>
      <w:bookmarkEnd w:id="44"/>
      <w:r>
        <w:t xml:space="preserve"> </w:t>
      </w:r>
      <w:r w:rsidR="00560122">
        <w:br w:type="page"/>
      </w:r>
    </w:p>
    <w:p w14:paraId="4C351994" w14:textId="77777777" w:rsidR="00560122" w:rsidRDefault="00560122" w:rsidP="00560122">
      <w:pPr>
        <w:pStyle w:val="FolhaAprov-BancaExaminadora"/>
      </w:pPr>
    </w:p>
    <w:p w14:paraId="4C351995" w14:textId="77777777" w:rsidR="00560122" w:rsidRDefault="00560122" w:rsidP="00560122">
      <w:pPr>
        <w:pStyle w:val="FolhaAprov-BancaExaminadora"/>
      </w:pPr>
    </w:p>
    <w:p w14:paraId="4C351996" w14:textId="77777777" w:rsidR="00560122" w:rsidRDefault="00560122" w:rsidP="00560122">
      <w:pPr>
        <w:pStyle w:val="FolhaAprov-BancaExaminadora"/>
      </w:pPr>
    </w:p>
    <w:p w14:paraId="4C351997" w14:textId="77777777" w:rsidR="00560122" w:rsidRDefault="00560122" w:rsidP="00560122">
      <w:pPr>
        <w:pStyle w:val="FolhaAprov-BancaExaminadora"/>
      </w:pPr>
    </w:p>
    <w:p w14:paraId="4C351998" w14:textId="77777777" w:rsidR="00560122" w:rsidRDefault="00560122" w:rsidP="00560122">
      <w:pPr>
        <w:pStyle w:val="FolhaAprov-BancaExaminadora"/>
      </w:pPr>
    </w:p>
    <w:p w14:paraId="4C351999" w14:textId="77777777" w:rsidR="00560122" w:rsidRDefault="00560122" w:rsidP="00560122">
      <w:pPr>
        <w:pStyle w:val="FolhaAprov-BancaExaminadora"/>
      </w:pPr>
    </w:p>
    <w:p w14:paraId="4C35199A" w14:textId="77777777" w:rsidR="00560122" w:rsidRDefault="00560122" w:rsidP="00560122">
      <w:pPr>
        <w:pStyle w:val="FolhaAprov-BancaExaminadora"/>
      </w:pPr>
    </w:p>
    <w:p w14:paraId="4C35199B" w14:textId="77777777" w:rsidR="00560122" w:rsidRDefault="00560122" w:rsidP="00560122">
      <w:pPr>
        <w:pStyle w:val="FolhaAprov-BancaExaminadora"/>
      </w:pPr>
    </w:p>
    <w:p w14:paraId="4C35199C" w14:textId="77777777" w:rsidR="00560122" w:rsidRDefault="00560122" w:rsidP="00560122">
      <w:pPr>
        <w:pStyle w:val="FolhaAprov-BancaExaminadora"/>
      </w:pPr>
    </w:p>
    <w:p w14:paraId="4C35199D" w14:textId="77777777" w:rsidR="00560122" w:rsidRDefault="00560122" w:rsidP="00560122">
      <w:pPr>
        <w:pStyle w:val="FolhaAprov-BancaExaminadora"/>
      </w:pPr>
    </w:p>
    <w:p w14:paraId="4C35199E" w14:textId="77777777" w:rsidR="00560122" w:rsidRDefault="00560122" w:rsidP="00560122">
      <w:pPr>
        <w:pStyle w:val="FolhaAprov-BancaExaminadora"/>
      </w:pPr>
    </w:p>
    <w:p w14:paraId="4C35199F" w14:textId="77777777" w:rsidR="00560122" w:rsidRDefault="00560122" w:rsidP="00560122">
      <w:pPr>
        <w:pStyle w:val="FolhaAprov-BancaExaminadora"/>
      </w:pPr>
    </w:p>
    <w:p w14:paraId="4C3519A0" w14:textId="77777777" w:rsidR="00560122" w:rsidRDefault="00560122" w:rsidP="00560122">
      <w:pPr>
        <w:pStyle w:val="FolhaAprov-BancaExaminadora"/>
      </w:pPr>
    </w:p>
    <w:p w14:paraId="4C3519A1" w14:textId="77777777" w:rsidR="00560122" w:rsidRDefault="00560122" w:rsidP="00560122">
      <w:pPr>
        <w:pStyle w:val="Dedicatria-Epigrafe"/>
      </w:pPr>
    </w:p>
    <w:p w14:paraId="4C3519A2" w14:textId="77777777" w:rsidR="003276C6" w:rsidRDefault="003276C6" w:rsidP="00560122">
      <w:pPr>
        <w:pStyle w:val="Dedicatria-Epigrafe"/>
      </w:pPr>
    </w:p>
    <w:p w14:paraId="4C3519A3" w14:textId="77777777" w:rsidR="003276C6" w:rsidRDefault="003276C6" w:rsidP="00560122">
      <w:pPr>
        <w:pStyle w:val="Dedicatria-Epigrafe"/>
      </w:pPr>
    </w:p>
    <w:p w14:paraId="4C3519A4" w14:textId="77777777" w:rsidR="003276C6" w:rsidRDefault="003276C6" w:rsidP="00560122">
      <w:pPr>
        <w:pStyle w:val="Dedicatria-Epigrafe"/>
      </w:pPr>
    </w:p>
    <w:p w14:paraId="4C3519A5" w14:textId="77777777" w:rsidR="003276C6" w:rsidRDefault="003276C6" w:rsidP="00560122">
      <w:pPr>
        <w:pStyle w:val="Dedicatria-Epigrafe"/>
      </w:pPr>
    </w:p>
    <w:p w14:paraId="4C3519A6" w14:textId="77777777" w:rsidR="003276C6" w:rsidRDefault="003276C6" w:rsidP="00560122">
      <w:pPr>
        <w:pStyle w:val="Dedicatria-Epigrafe"/>
      </w:pPr>
    </w:p>
    <w:p w14:paraId="4C3519A7" w14:textId="77777777" w:rsidR="003276C6" w:rsidRDefault="003276C6" w:rsidP="00560122">
      <w:pPr>
        <w:pStyle w:val="Dedicatria-Epigrafe"/>
      </w:pPr>
    </w:p>
    <w:p w14:paraId="4C3519A8" w14:textId="77777777" w:rsidR="003276C6" w:rsidRDefault="003276C6" w:rsidP="00560122">
      <w:pPr>
        <w:pStyle w:val="Dedicatria-Epigrafe"/>
      </w:pPr>
    </w:p>
    <w:p w14:paraId="4C3519A9" w14:textId="77777777" w:rsidR="003276C6" w:rsidRDefault="003276C6" w:rsidP="00560122">
      <w:pPr>
        <w:pStyle w:val="Dedicatria-Epigrafe"/>
      </w:pPr>
    </w:p>
    <w:p w14:paraId="4C3519AA" w14:textId="77777777" w:rsidR="003276C6" w:rsidRDefault="003276C6" w:rsidP="00560122">
      <w:pPr>
        <w:pStyle w:val="Dedicatria-Epigrafe"/>
      </w:pPr>
    </w:p>
    <w:p w14:paraId="4C3519AB" w14:textId="77777777" w:rsidR="003276C6" w:rsidRDefault="003276C6" w:rsidP="00560122">
      <w:pPr>
        <w:pStyle w:val="Dedicatria-Epigrafe"/>
      </w:pPr>
    </w:p>
    <w:p w14:paraId="4C3519AC" w14:textId="77777777" w:rsidR="006A7348" w:rsidRDefault="006A7348" w:rsidP="00560122">
      <w:pPr>
        <w:pStyle w:val="Dedicatria-Epigrafe"/>
      </w:pPr>
    </w:p>
    <w:p w14:paraId="4C3519AD" w14:textId="77777777" w:rsidR="003276C6" w:rsidRDefault="003276C6" w:rsidP="00560122">
      <w:pPr>
        <w:pStyle w:val="Dedicatria-Epigrafe"/>
      </w:pPr>
    </w:p>
    <w:p w14:paraId="4C3519AE" w14:textId="77777777" w:rsidR="003276C6" w:rsidRDefault="003276C6" w:rsidP="00560122">
      <w:pPr>
        <w:pStyle w:val="Dedicatria-Epigrafe"/>
      </w:pPr>
    </w:p>
    <w:p w14:paraId="4C3519AF" w14:textId="77777777" w:rsidR="006E28A8" w:rsidRDefault="006E28A8" w:rsidP="00560122">
      <w:pPr>
        <w:pStyle w:val="Dedicatria-Epigrafe"/>
      </w:pPr>
      <w:commentRangeStart w:id="45"/>
    </w:p>
    <w:p w14:paraId="4C3519B0" w14:textId="77777777" w:rsidR="003276C6" w:rsidRDefault="00FF1EC1" w:rsidP="00560122">
      <w:pPr>
        <w:pStyle w:val="Dedicatria-Epigrafe"/>
      </w:pPr>
      <w:r>
        <w:t>(Opcional)</w:t>
      </w:r>
    </w:p>
    <w:p w14:paraId="4C3519B1" w14:textId="77777777" w:rsidR="00370D54" w:rsidRDefault="003276C6" w:rsidP="00560122">
      <w:pPr>
        <w:pStyle w:val="Dedicatria-Epigrafe"/>
      </w:pPr>
      <w:r>
        <w:t>Dedic</w:t>
      </w:r>
      <w:r w:rsidR="00370D54">
        <w:t xml:space="preserve">atória deve ficar no final da </w:t>
      </w:r>
    </w:p>
    <w:p w14:paraId="4C3519B2" w14:textId="77777777" w:rsidR="003276C6" w:rsidRDefault="00370D54" w:rsidP="00560122">
      <w:pPr>
        <w:pStyle w:val="Dedicatria-Epigrafe"/>
      </w:pPr>
      <w:r>
        <w:t xml:space="preserve">página e alinhada </w:t>
      </w:r>
      <w:proofErr w:type="spellStart"/>
      <w:r>
        <w:t>á</w:t>
      </w:r>
      <w:proofErr w:type="spellEnd"/>
      <w:r>
        <w:t xml:space="preserve"> direita.</w:t>
      </w:r>
      <w:commentRangeEnd w:id="45"/>
      <w:r w:rsidR="00774C27">
        <w:rPr>
          <w:rStyle w:val="Refdecomentrio"/>
        </w:rPr>
        <w:commentReference w:id="45"/>
      </w:r>
    </w:p>
    <w:p w14:paraId="4C3519B3" w14:textId="77777777" w:rsidR="003276C6" w:rsidRDefault="003276C6" w:rsidP="00560122">
      <w:pPr>
        <w:pStyle w:val="Dedicatria-Epigrafe"/>
      </w:pPr>
    </w:p>
    <w:p w14:paraId="4C3519B4" w14:textId="77777777" w:rsidR="003276C6" w:rsidRDefault="00262370" w:rsidP="006A7348">
      <w:pPr>
        <w:pStyle w:val="TtuloPr-textual"/>
      </w:pPr>
      <w:r>
        <w:br w:type="page"/>
      </w:r>
      <w:bookmarkStart w:id="46" w:name="_Toc257729049"/>
      <w:bookmarkStart w:id="47" w:name="_Toc257729437"/>
      <w:bookmarkStart w:id="48" w:name="_Toc257729474"/>
      <w:bookmarkStart w:id="49" w:name="_Toc266864374"/>
      <w:bookmarkStart w:id="50" w:name="_Toc266865616"/>
      <w:commentRangeStart w:id="51"/>
      <w:r w:rsidR="00AF63C0">
        <w:lastRenderedPageBreak/>
        <w:t>agradecimentos</w:t>
      </w:r>
      <w:bookmarkEnd w:id="46"/>
      <w:bookmarkEnd w:id="47"/>
      <w:bookmarkEnd w:id="48"/>
      <w:bookmarkEnd w:id="49"/>
      <w:bookmarkEnd w:id="50"/>
    </w:p>
    <w:p w14:paraId="4C3519B5" w14:textId="77777777" w:rsidR="00AF63C0" w:rsidRDefault="00AF63C0" w:rsidP="00262370">
      <w:pPr>
        <w:pStyle w:val="Texto"/>
        <w:ind w:firstLine="0"/>
      </w:pPr>
      <w:r>
        <w:t xml:space="preserve">Agradeço </w:t>
      </w:r>
      <w:proofErr w:type="spellStart"/>
      <w:proofErr w:type="gramStart"/>
      <w:r>
        <w:t>a</w:t>
      </w:r>
      <w:r w:rsidR="00262370">
        <w:t>gradeço</w:t>
      </w:r>
      <w:proofErr w:type="spellEnd"/>
      <w:proofErr w:type="gramEnd"/>
      <w:r w:rsid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t>.</w:t>
      </w:r>
    </w:p>
    <w:p w14:paraId="4C3519B6" w14:textId="77777777" w:rsidR="001F7BED" w:rsidRDefault="001F7BED" w:rsidP="00262370">
      <w:pPr>
        <w:pStyle w:val="Texto"/>
        <w:ind w:firstLine="0"/>
      </w:pPr>
    </w:p>
    <w:p w14:paraId="4C3519B7" w14:textId="77777777" w:rsidR="00AF63C0" w:rsidRDefault="00AF63C0" w:rsidP="00262370">
      <w:pPr>
        <w:pStyle w:val="Texto"/>
        <w:ind w:firstLine="0"/>
      </w:pPr>
      <w:r>
        <w:t xml:space="preserve">Agradeço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proofErr w:type="gramStart"/>
      <w:r w:rsidR="00262370">
        <w:t>agradeço</w:t>
      </w:r>
      <w:proofErr w:type="spellEnd"/>
      <w:r w:rsidR="00262370">
        <w:t xml:space="preserve"> .</w:t>
      </w:r>
      <w:proofErr w:type="gramEnd"/>
    </w:p>
    <w:p w14:paraId="4C3519B8" w14:textId="77777777" w:rsidR="001F7BED" w:rsidRDefault="001F7BED" w:rsidP="00262370">
      <w:pPr>
        <w:pStyle w:val="Texto"/>
        <w:ind w:firstLine="0"/>
      </w:pPr>
    </w:p>
    <w:p w14:paraId="4C3519B9" w14:textId="77777777" w:rsidR="00D35BA8" w:rsidRDefault="00D35BA8" w:rsidP="00262370">
      <w:pPr>
        <w:pStyle w:val="Texto"/>
        <w:ind w:firstLine="0"/>
      </w:pPr>
      <w:r>
        <w:t>Meu agradecimento especial</w:t>
      </w:r>
      <w:r w:rsidR="00FD1406">
        <w:t xml:space="preserve"> a </w:t>
      </w:r>
      <w:proofErr w:type="spellStart"/>
      <w:r w:rsidR="00FD1406">
        <w:t>Xxxxxxxxxx</w:t>
      </w:r>
      <w:proofErr w:type="spellEnd"/>
      <w:r w:rsidR="00FD1406">
        <w:t>.</w:t>
      </w:r>
      <w:commentRangeEnd w:id="51"/>
      <w:r w:rsidR="00774C27">
        <w:rPr>
          <w:rStyle w:val="Refdecomentrio"/>
        </w:rPr>
        <w:commentReference w:id="51"/>
      </w:r>
    </w:p>
    <w:p w14:paraId="4C3519BA" w14:textId="77777777" w:rsidR="00AF63C0" w:rsidRDefault="00AF63C0" w:rsidP="00AF63C0">
      <w:pPr>
        <w:pStyle w:val="Texto"/>
      </w:pPr>
    </w:p>
    <w:p w14:paraId="4C3519BB" w14:textId="77777777" w:rsidR="009B72FB" w:rsidRDefault="009B72FB" w:rsidP="00AF63C0">
      <w:pPr>
        <w:pStyle w:val="Texto"/>
      </w:pPr>
    </w:p>
    <w:p w14:paraId="4C3519BC" w14:textId="77777777" w:rsidR="009B72FB" w:rsidRDefault="009B72FB">
      <w:pPr>
        <w:spacing w:after="200" w:line="276" w:lineRule="auto"/>
      </w:pPr>
      <w:r>
        <w:br w:type="page"/>
      </w:r>
    </w:p>
    <w:p w14:paraId="4C3519BD" w14:textId="77777777" w:rsidR="00AF63C0" w:rsidRDefault="00AF63C0" w:rsidP="00AF63C0">
      <w:pPr>
        <w:pStyle w:val="Texto"/>
      </w:pPr>
    </w:p>
    <w:p w14:paraId="4C3519BE" w14:textId="77777777" w:rsidR="009B72FB" w:rsidRDefault="009B72FB" w:rsidP="00AF63C0">
      <w:pPr>
        <w:pStyle w:val="Texto"/>
      </w:pPr>
    </w:p>
    <w:p w14:paraId="4C3519BF" w14:textId="77777777" w:rsidR="009B72FB" w:rsidRDefault="009B72FB" w:rsidP="00AF63C0">
      <w:pPr>
        <w:pStyle w:val="Texto"/>
      </w:pPr>
    </w:p>
    <w:p w14:paraId="4C3519C0" w14:textId="77777777" w:rsidR="009B72FB" w:rsidRDefault="009B72FB" w:rsidP="00AF63C0">
      <w:pPr>
        <w:pStyle w:val="Texto"/>
      </w:pPr>
    </w:p>
    <w:p w14:paraId="4C3519C1" w14:textId="77777777" w:rsidR="009B72FB" w:rsidRDefault="009B72FB" w:rsidP="00AF63C0">
      <w:pPr>
        <w:pStyle w:val="Texto"/>
      </w:pPr>
    </w:p>
    <w:p w14:paraId="4C3519C2" w14:textId="77777777" w:rsidR="009B72FB" w:rsidRDefault="009B72FB" w:rsidP="00AF63C0">
      <w:pPr>
        <w:pStyle w:val="Texto"/>
      </w:pPr>
    </w:p>
    <w:p w14:paraId="4C3519C3" w14:textId="77777777" w:rsidR="009B72FB" w:rsidRDefault="009B72FB" w:rsidP="00AF63C0">
      <w:pPr>
        <w:pStyle w:val="Texto"/>
      </w:pPr>
    </w:p>
    <w:p w14:paraId="4C3519C4" w14:textId="77777777" w:rsidR="009B72FB" w:rsidRDefault="009B72FB" w:rsidP="00AF63C0">
      <w:pPr>
        <w:pStyle w:val="Texto"/>
      </w:pPr>
    </w:p>
    <w:p w14:paraId="4C3519C5" w14:textId="77777777" w:rsidR="009B72FB" w:rsidRDefault="009B72FB" w:rsidP="009B72FB">
      <w:pPr>
        <w:pStyle w:val="Dedicatria-Epigrafe"/>
      </w:pPr>
    </w:p>
    <w:p w14:paraId="4C3519C6" w14:textId="77777777" w:rsidR="009B72FB" w:rsidRDefault="009B72FB" w:rsidP="009B72FB">
      <w:pPr>
        <w:pStyle w:val="Dedicatria-Epigrafe"/>
      </w:pPr>
    </w:p>
    <w:p w14:paraId="4C3519C7" w14:textId="77777777" w:rsidR="009B72FB" w:rsidRDefault="009B72FB" w:rsidP="009B72FB">
      <w:pPr>
        <w:pStyle w:val="Dedicatria-Epigrafe"/>
      </w:pPr>
    </w:p>
    <w:p w14:paraId="4C3519C8" w14:textId="77777777" w:rsidR="009B72FB" w:rsidRDefault="009B72FB" w:rsidP="009B72FB">
      <w:pPr>
        <w:pStyle w:val="Dedicatria-Epigrafe"/>
      </w:pPr>
    </w:p>
    <w:p w14:paraId="4C3519C9" w14:textId="77777777" w:rsidR="009B72FB" w:rsidRDefault="009B72FB" w:rsidP="009B72FB">
      <w:pPr>
        <w:pStyle w:val="Dedicatria-Epigrafe"/>
      </w:pPr>
    </w:p>
    <w:p w14:paraId="4C3519CA" w14:textId="77777777" w:rsidR="009B72FB" w:rsidRDefault="009B72FB" w:rsidP="009B72FB">
      <w:pPr>
        <w:pStyle w:val="Dedicatria-Epigrafe"/>
      </w:pPr>
    </w:p>
    <w:p w14:paraId="4C3519CB" w14:textId="77777777" w:rsidR="009B72FB" w:rsidRDefault="009B72FB" w:rsidP="009B72FB">
      <w:pPr>
        <w:pStyle w:val="Dedicatria-Epigrafe"/>
      </w:pPr>
    </w:p>
    <w:p w14:paraId="4C3519CC" w14:textId="77777777" w:rsidR="009B72FB" w:rsidRDefault="009B72FB" w:rsidP="009B72FB">
      <w:pPr>
        <w:pStyle w:val="Dedicatria-Epigrafe"/>
      </w:pPr>
    </w:p>
    <w:p w14:paraId="4C3519CD" w14:textId="77777777" w:rsidR="009B72FB" w:rsidRDefault="009B72FB" w:rsidP="009B72FB">
      <w:pPr>
        <w:pStyle w:val="Dedicatria-Epigrafe"/>
      </w:pPr>
    </w:p>
    <w:p w14:paraId="4C3519CE" w14:textId="77777777" w:rsidR="009B72FB" w:rsidRDefault="009B72FB" w:rsidP="009B72FB">
      <w:pPr>
        <w:pStyle w:val="Dedicatria-Epigrafe"/>
      </w:pPr>
    </w:p>
    <w:p w14:paraId="4C3519CF" w14:textId="77777777" w:rsidR="009B72FB" w:rsidRDefault="009B72FB" w:rsidP="009B72FB">
      <w:pPr>
        <w:pStyle w:val="Dedicatria-Epigrafe"/>
      </w:pPr>
    </w:p>
    <w:p w14:paraId="4C3519D0" w14:textId="77777777" w:rsidR="009B72FB" w:rsidRDefault="009B72FB" w:rsidP="009B72FB">
      <w:pPr>
        <w:pStyle w:val="Dedicatria-Epigrafe"/>
      </w:pPr>
    </w:p>
    <w:p w14:paraId="4C3519D1" w14:textId="77777777" w:rsidR="009B72FB" w:rsidRDefault="009B72FB" w:rsidP="009B72FB">
      <w:pPr>
        <w:pStyle w:val="Dedicatria-Epigrafe"/>
      </w:pPr>
    </w:p>
    <w:p w14:paraId="4C3519D2" w14:textId="77777777" w:rsidR="009B72FB" w:rsidRDefault="009B72FB" w:rsidP="009B72FB">
      <w:pPr>
        <w:pStyle w:val="Dedicatria-Epigrafe"/>
      </w:pPr>
    </w:p>
    <w:p w14:paraId="4C3519D3" w14:textId="77777777" w:rsidR="009B72FB" w:rsidRDefault="009B72FB" w:rsidP="009B72FB">
      <w:pPr>
        <w:pStyle w:val="Dedicatria-Epigrafe"/>
      </w:pPr>
    </w:p>
    <w:p w14:paraId="4C3519D4" w14:textId="77777777" w:rsidR="009B72FB" w:rsidRDefault="009B72FB" w:rsidP="009B72FB">
      <w:pPr>
        <w:pStyle w:val="Dedicatria-Epigrafe"/>
      </w:pPr>
    </w:p>
    <w:p w14:paraId="4C3519D5" w14:textId="77777777" w:rsidR="009B72FB" w:rsidRDefault="009B72FB" w:rsidP="009B72FB">
      <w:pPr>
        <w:pStyle w:val="Dedicatria-Epigrafe"/>
      </w:pPr>
    </w:p>
    <w:p w14:paraId="4C3519D6" w14:textId="77777777" w:rsidR="009B72FB" w:rsidRDefault="00FF1EC1" w:rsidP="009B72FB">
      <w:pPr>
        <w:pStyle w:val="Dedicatria-Epigrafe"/>
      </w:pPr>
      <w:commentRangeStart w:id="52"/>
      <w:r>
        <w:t>(Opcional)</w:t>
      </w:r>
    </w:p>
    <w:p w14:paraId="4C3519D7" w14:textId="77777777" w:rsidR="009B72FB" w:rsidRDefault="009B72FB" w:rsidP="009B72FB">
      <w:pPr>
        <w:pStyle w:val="Dedicatria-Epigrafe"/>
      </w:pPr>
      <w:r>
        <w:t xml:space="preserve">A epígrafe é a frase de um autor </w:t>
      </w:r>
      <w:r w:rsidR="006C41F7">
        <w:t>cujo</w:t>
      </w:r>
      <w:r w:rsidR="00D119D7">
        <w:t xml:space="preserve"> </w:t>
      </w:r>
      <w:r w:rsidR="006C41F7">
        <w:t>tema tenha relação com</w:t>
      </w:r>
      <w:r>
        <w:t xml:space="preserve"> o trabalho</w:t>
      </w:r>
      <w:r w:rsidR="00833141">
        <w:t>.</w:t>
      </w:r>
    </w:p>
    <w:p w14:paraId="4C3519D8" w14:textId="77777777" w:rsidR="001F7BED" w:rsidRDefault="007E2C84" w:rsidP="009B72FB">
      <w:pPr>
        <w:pStyle w:val="Dedicatria-Epigrafe"/>
      </w:pPr>
      <w:r>
        <w:t>Deve constar na lista de referências no final do trabalho</w:t>
      </w:r>
    </w:p>
    <w:p w14:paraId="4C3519D9" w14:textId="77777777" w:rsidR="007E2C84" w:rsidRDefault="007E2C84" w:rsidP="009B72FB">
      <w:pPr>
        <w:pStyle w:val="Dedicatria-Epigrafe"/>
      </w:pPr>
    </w:p>
    <w:p w14:paraId="4C3519DA" w14:textId="77777777" w:rsidR="00DE3100" w:rsidRDefault="00FD1406" w:rsidP="009B72FB">
      <w:pPr>
        <w:pStyle w:val="Dedicatria-Epigrafe"/>
      </w:pPr>
      <w:r>
        <w:t>(</w:t>
      </w:r>
      <w:r w:rsidR="00833141">
        <w:t>A</w:t>
      </w:r>
      <w:r w:rsidR="007E2C84">
        <w:t>UTOR, ano</w:t>
      </w:r>
      <w:r w:rsidR="00A378F5">
        <w:t>, p.</w:t>
      </w:r>
      <w:r>
        <w:t>)</w:t>
      </w:r>
    </w:p>
    <w:p w14:paraId="4C3519DB" w14:textId="77777777" w:rsidR="009B72FB" w:rsidRDefault="00262370" w:rsidP="000476AE">
      <w:pPr>
        <w:pStyle w:val="TtuloPr-textual"/>
      </w:pPr>
      <w:bookmarkStart w:id="53" w:name="_Toc257729050"/>
      <w:bookmarkStart w:id="54" w:name="_Toc257729438"/>
      <w:bookmarkStart w:id="55" w:name="_Toc257729475"/>
      <w:bookmarkStart w:id="56" w:name="_Toc266864375"/>
      <w:r>
        <w:br w:type="page"/>
      </w:r>
      <w:bookmarkStart w:id="57" w:name="_Toc266865617"/>
      <w:commentRangeEnd w:id="52"/>
      <w:r w:rsidR="00774C27">
        <w:rPr>
          <w:rStyle w:val="Refdecomentrio"/>
          <w:b w:val="0"/>
          <w:caps w:val="0"/>
        </w:rPr>
        <w:lastRenderedPageBreak/>
        <w:commentReference w:id="52"/>
      </w:r>
      <w:r w:rsidR="00B878CF">
        <w:t>resumo</w:t>
      </w:r>
      <w:bookmarkEnd w:id="53"/>
      <w:bookmarkEnd w:id="54"/>
      <w:bookmarkEnd w:id="55"/>
      <w:bookmarkEnd w:id="56"/>
      <w:bookmarkEnd w:id="57"/>
    </w:p>
    <w:p w14:paraId="3806D25A" w14:textId="794366B6" w:rsidR="0008438A" w:rsidRPr="0075794C" w:rsidRDefault="0008438A" w:rsidP="0008438A">
      <w:pPr>
        <w:pStyle w:val="Corpodetexto"/>
        <w:spacing w:before="92" w:line="242" w:lineRule="auto"/>
        <w:ind w:right="-1"/>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pelo s</w:t>
      </w:r>
      <w:r w:rsidR="00E56B88">
        <w:t>í</w:t>
      </w:r>
      <w:r>
        <w:t>ndico d</w:t>
      </w:r>
      <w:r w:rsidRPr="0075794C">
        <w:t xml:space="preserve">o condomínio </w:t>
      </w:r>
      <w:proofErr w:type="spellStart"/>
      <w:r w:rsidRPr="0075794C">
        <w:t>Paulin</w:t>
      </w:r>
      <w:r>
        <w:t>i</w:t>
      </w:r>
      <w:r w:rsidRPr="0075794C">
        <w:t>a</w:t>
      </w:r>
      <w:proofErr w:type="spellEnd"/>
      <w:r w:rsidRPr="0075794C">
        <w:t xml:space="preserve"> III, </w:t>
      </w:r>
      <w:r>
        <w:t>pode-se utilizar este sistema</w:t>
      </w:r>
      <w:r w:rsidRPr="0075794C">
        <w:t xml:space="preserve"> para </w:t>
      </w:r>
      <w:r>
        <w:t xml:space="preserve">o uso de </w:t>
      </w:r>
      <w:r w:rsidRPr="0075794C">
        <w:t>outros</w:t>
      </w:r>
      <w:r>
        <w:t xml:space="preserve"> síndicos de</w:t>
      </w:r>
      <w:r w:rsidRPr="0075794C">
        <w:t xml:space="preserve"> condomínios de pequeno porte </w:t>
      </w:r>
      <w:r>
        <w:t>desde que o</w:t>
      </w:r>
      <w:r w:rsidRPr="0075794C">
        <w:t xml:space="preserve"> modelo de funcionamento </w:t>
      </w:r>
      <w:r>
        <w:t xml:space="preserve">seja </w:t>
      </w:r>
      <w:r w:rsidRPr="0075794C">
        <w:t>semelhante</w:t>
      </w:r>
      <w:r>
        <w:t xml:space="preserve"> ao desse</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 e informativas nec</w:t>
      </w:r>
      <w:r>
        <w:t xml:space="preserve">essárias para manutenção </w:t>
      </w:r>
      <w:r w:rsidRPr="0075794C">
        <w:t>do condomínio e de seus recursos.</w:t>
      </w: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58" w:name="_Toc257729051"/>
      <w:bookmarkStart w:id="59" w:name="_Toc257729439"/>
      <w:bookmarkStart w:id="60" w:name="_Toc257729476"/>
      <w:bookmarkStart w:id="61" w:name="_Toc266864376"/>
      <w:bookmarkStart w:id="62" w:name="_Toc266865618"/>
      <w:r w:rsidRPr="007C7565">
        <w:rPr>
          <w:b/>
        </w:rPr>
        <w:t>Palavras-chave</w:t>
      </w:r>
      <w:r w:rsidRPr="007C7565">
        <w:t xml:space="preserve">: </w:t>
      </w:r>
      <w:bookmarkEnd w:id="58"/>
      <w:bookmarkEnd w:id="59"/>
      <w:bookmarkEnd w:id="60"/>
      <w:bookmarkEnd w:id="61"/>
      <w:bookmarkEnd w:id="62"/>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63" w:name="_Toc257729052"/>
      <w:bookmarkStart w:id="64" w:name="_Toc257729440"/>
      <w:bookmarkStart w:id="65" w:name="_Toc257729477"/>
      <w:r w:rsidR="00BE02B3" w:rsidRPr="00BE02B3">
        <w:lastRenderedPageBreak/>
        <w:t>ABSTRACT</w:t>
      </w:r>
      <w:bookmarkEnd w:id="63"/>
      <w:bookmarkEnd w:id="64"/>
      <w:bookmarkEnd w:id="65"/>
    </w:p>
    <w:p w14:paraId="3D413A3B" w14:textId="0A63ABD3" w:rsidR="00AE0A36" w:rsidRDefault="00AE0A36" w:rsidP="00AE0A36">
      <w:pPr>
        <w:pStyle w:val="Texto"/>
      </w:pPr>
    </w:p>
    <w:p w14:paraId="4C3519E2" w14:textId="6FCED7A0" w:rsidR="00587F67" w:rsidRPr="00AE0A36" w:rsidRDefault="00AE0A36" w:rsidP="00AE0A36">
      <w:pPr>
        <w:pStyle w:val="Corpodetexto"/>
        <w:spacing w:before="92" w:line="242" w:lineRule="auto"/>
        <w:ind w:right="-1"/>
        <w:jc w:val="both"/>
      </w:pPr>
      <w:r>
        <w:t xml:space="preserve">The </w:t>
      </w:r>
      <w:proofErr w:type="spellStart"/>
      <w:r>
        <w:t>project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Condominium</w:t>
      </w:r>
      <w:proofErr w:type="spellEnd"/>
      <w:r>
        <w:t xml:space="preserve"> Management System, </w:t>
      </w:r>
      <w:proofErr w:type="spellStart"/>
      <w:r>
        <w:t>which</w:t>
      </w:r>
      <w:proofErr w:type="spellEnd"/>
      <w:r>
        <w:t xml:space="preserve"> </w:t>
      </w:r>
      <w:proofErr w:type="spellStart"/>
      <w:r>
        <w:t>was</w:t>
      </w:r>
      <w:proofErr w:type="spellEnd"/>
      <w:r>
        <w:t xml:space="preserve"> </w:t>
      </w:r>
      <w:proofErr w:type="spellStart"/>
      <w:r>
        <w:t>developed</w:t>
      </w:r>
      <w:proofErr w:type="spellEnd"/>
      <w:r>
        <w:t xml:space="preserve"> as a management tool for financial </w:t>
      </w:r>
      <w:proofErr w:type="spellStart"/>
      <w:r>
        <w:t>and</w:t>
      </w:r>
      <w:proofErr w:type="spellEnd"/>
      <w:r>
        <w:t xml:space="preserve"> </w:t>
      </w:r>
      <w:proofErr w:type="spellStart"/>
      <w:r>
        <w:t>organizational</w:t>
      </w:r>
      <w:proofErr w:type="spellEnd"/>
      <w:r>
        <w:t xml:space="preserve"> </w:t>
      </w:r>
      <w:proofErr w:type="spellStart"/>
      <w:r>
        <w:t>operations</w:t>
      </w:r>
      <w:proofErr w:type="spellEnd"/>
      <w:r>
        <w:t xml:space="preserve"> for </w:t>
      </w:r>
      <w:proofErr w:type="spellStart"/>
      <w:r>
        <w:t>the</w:t>
      </w:r>
      <w:proofErr w:type="spellEnd"/>
      <w:r>
        <w:t xml:space="preserve"> </w:t>
      </w:r>
      <w:proofErr w:type="spellStart"/>
      <w:r>
        <w:t>Paulinia</w:t>
      </w:r>
      <w:proofErr w:type="spellEnd"/>
      <w:r>
        <w:t xml:space="preserve"> III </w:t>
      </w:r>
      <w:proofErr w:type="spellStart"/>
      <w:r>
        <w:t>condominium</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for </w:t>
      </w:r>
      <w:proofErr w:type="spellStart"/>
      <w:r>
        <w:t>other</w:t>
      </w:r>
      <w:proofErr w:type="spellEnd"/>
      <w:r>
        <w:t xml:space="preserve"> </w:t>
      </w:r>
      <w:proofErr w:type="spellStart"/>
      <w:r>
        <w:t>small</w:t>
      </w:r>
      <w:proofErr w:type="spellEnd"/>
      <w:r>
        <w:t xml:space="preserve"> </w:t>
      </w:r>
      <w:proofErr w:type="spellStart"/>
      <w:r>
        <w:t>condominiums</w:t>
      </w:r>
      <w:proofErr w:type="spellEnd"/>
      <w:r>
        <w:t xml:space="preserve"> </w:t>
      </w:r>
      <w:proofErr w:type="spellStart"/>
      <w:r>
        <w:t>with</w:t>
      </w:r>
      <w:proofErr w:type="spellEnd"/>
      <w:r>
        <w:t xml:space="preserve"> similar </w:t>
      </w:r>
      <w:proofErr w:type="spellStart"/>
      <w:r>
        <w:t>operating</w:t>
      </w:r>
      <w:proofErr w:type="spellEnd"/>
      <w:r>
        <w:t xml:space="preserve"> </w:t>
      </w:r>
      <w:proofErr w:type="spellStart"/>
      <w:r>
        <w:t>model</w:t>
      </w:r>
      <w:proofErr w:type="spellEnd"/>
      <w:r>
        <w:t xml:space="preserve">. The </w:t>
      </w:r>
      <w:proofErr w:type="spellStart"/>
      <w:r>
        <w:t>Condominium</w:t>
      </w:r>
      <w:proofErr w:type="spellEnd"/>
      <w:r>
        <w:t xml:space="preserve"> Management System </w:t>
      </w:r>
      <w:proofErr w:type="spellStart"/>
      <w:r>
        <w:t>will</w:t>
      </w:r>
      <w:proofErr w:type="spellEnd"/>
      <w:r>
        <w:t xml:space="preserve"> </w:t>
      </w:r>
      <w:proofErr w:type="spellStart"/>
      <w:r>
        <w:t>allow</w:t>
      </w:r>
      <w:proofErr w:type="spellEnd"/>
      <w:r>
        <w:t xml:space="preserve"> in a </w:t>
      </w:r>
      <w:proofErr w:type="spellStart"/>
      <w:r>
        <w:t>simplified</w:t>
      </w:r>
      <w:proofErr w:type="spellEnd"/>
      <w:r>
        <w:t xml:space="preserve"> </w:t>
      </w:r>
      <w:proofErr w:type="spellStart"/>
      <w:r>
        <w:t>way</w:t>
      </w:r>
      <w:proofErr w:type="spellEnd"/>
      <w:r>
        <w:t xml:space="preserve"> </w:t>
      </w:r>
      <w:proofErr w:type="spellStart"/>
      <w:r>
        <w:t>to</w:t>
      </w:r>
      <w:proofErr w:type="spellEnd"/>
      <w:r>
        <w:t xml:space="preserve"> </w:t>
      </w:r>
      <w:proofErr w:type="spellStart"/>
      <w:r>
        <w:t>perform</w:t>
      </w:r>
      <w:proofErr w:type="spellEnd"/>
      <w:r>
        <w:t xml:space="preserve"> </w:t>
      </w:r>
      <w:proofErr w:type="spellStart"/>
      <w:r>
        <w:t>all</w:t>
      </w:r>
      <w:proofErr w:type="spellEnd"/>
      <w:r>
        <w:t xml:space="preserve"> </w:t>
      </w:r>
      <w:proofErr w:type="spellStart"/>
      <w:r>
        <w:t>administrative</w:t>
      </w:r>
      <w:proofErr w:type="spellEnd"/>
      <w:r>
        <w:t xml:space="preserve"> </w:t>
      </w:r>
      <w:proofErr w:type="spellStart"/>
      <w:r>
        <w:t>and</w:t>
      </w:r>
      <w:proofErr w:type="spellEnd"/>
      <w:r>
        <w:t xml:space="preserve"> </w:t>
      </w:r>
      <w:proofErr w:type="spellStart"/>
      <w:r>
        <w:t>informational</w:t>
      </w:r>
      <w:proofErr w:type="spellEnd"/>
      <w:r>
        <w:t xml:space="preserve"> </w:t>
      </w:r>
      <w:proofErr w:type="spellStart"/>
      <w:r>
        <w:t>tasks</w:t>
      </w:r>
      <w:proofErr w:type="spellEnd"/>
      <w:r>
        <w:t xml:space="preserve"> </w:t>
      </w:r>
      <w:proofErr w:type="spellStart"/>
      <w:r>
        <w:t>necessary</w:t>
      </w:r>
      <w:proofErr w:type="spellEnd"/>
      <w:r>
        <w:t xml:space="preserve"> for </w:t>
      </w:r>
      <w:proofErr w:type="spellStart"/>
      <w:r>
        <w:t>basic</w:t>
      </w:r>
      <w:proofErr w:type="spellEnd"/>
      <w:r>
        <w:t xml:space="preserve"> </w:t>
      </w:r>
      <w:proofErr w:type="spellStart"/>
      <w:r>
        <w:t>maintenance</w:t>
      </w:r>
      <w:proofErr w:type="spellEnd"/>
      <w:r>
        <w:t xml:space="preserve"> </w:t>
      </w:r>
      <w:proofErr w:type="spellStart"/>
      <w:r>
        <w:t>of</w:t>
      </w:r>
      <w:proofErr w:type="spellEnd"/>
      <w:r>
        <w:t xml:space="preserve">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its</w:t>
      </w:r>
      <w:r>
        <w:rPr>
          <w:spacing w:val="15"/>
        </w:rPr>
        <w:t xml:space="preserve"> </w:t>
      </w:r>
      <w:proofErr w:type="spellStart"/>
      <w:r>
        <w:t>resources</w:t>
      </w:r>
      <w:proofErr w:type="spellEnd"/>
      <w: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66" w:name="_Toc257729053"/>
      <w:bookmarkStart w:id="67" w:name="_Toc257729441"/>
      <w:bookmarkStart w:id="68" w:name="_Toc257729478"/>
      <w:bookmarkStart w:id="69" w:name="_Toc266864377"/>
      <w:bookmarkStart w:id="70" w:name="_Toc266865619"/>
      <w:proofErr w:type="spellStart"/>
      <w:r>
        <w:rPr>
          <w:b/>
        </w:rPr>
        <w:t>Key-words</w:t>
      </w:r>
      <w:proofErr w:type="spellEnd"/>
      <w:r w:rsidRPr="00AB79D4">
        <w:rPr>
          <w:b/>
        </w:rPr>
        <w:t>:</w:t>
      </w:r>
      <w:bookmarkEnd w:id="66"/>
      <w:bookmarkEnd w:id="67"/>
      <w:bookmarkEnd w:id="68"/>
      <w:bookmarkEnd w:id="69"/>
      <w:bookmarkEnd w:id="70"/>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71" w:name="_Toc257729054"/>
      <w:bookmarkStart w:id="72" w:name="_Toc257729442"/>
      <w:bookmarkStart w:id="73" w:name="_Toc257729479"/>
      <w:bookmarkStart w:id="74" w:name="_Toc266864378"/>
      <w:bookmarkStart w:id="75" w:name="_Toc266865620"/>
      <w:r w:rsidR="006528FF">
        <w:lastRenderedPageBreak/>
        <w:t xml:space="preserve">Lista de </w:t>
      </w:r>
      <w:bookmarkEnd w:id="71"/>
      <w:bookmarkEnd w:id="72"/>
      <w:bookmarkEnd w:id="73"/>
      <w:bookmarkEnd w:id="74"/>
      <w:bookmarkEnd w:id="75"/>
      <w:r w:rsidR="00326018">
        <w:t>Figuras</w:t>
      </w:r>
      <w:r w:rsidR="003E4FA0">
        <w:fldChar w:fldCharType="begin"/>
      </w:r>
      <w:r w:rsidR="003E4FA0" w:rsidRPr="00326018">
        <w:instrText xml:space="preserve"> TOC \h \z \t "Legenda" \c </w:instrText>
      </w:r>
      <w:r w:rsidR="003E4FA0">
        <w:fldChar w:fldCharType="separate"/>
      </w:r>
    </w:p>
    <w:p w14:paraId="613E554F" w14:textId="376999FA" w:rsidR="00962723" w:rsidRDefault="00797FC9">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Sprint no Trello</w:t>
        </w:r>
        <w:r w:rsidR="00962723">
          <w:rPr>
            <w:noProof/>
            <w:webHidden/>
          </w:rPr>
          <w:tab/>
        </w:r>
        <w:r w:rsidR="002945EC">
          <w:rPr>
            <w:noProof/>
            <w:webHidden/>
          </w:rPr>
          <w:t>17</w:t>
        </w:r>
      </w:hyperlink>
    </w:p>
    <w:p w14:paraId="2F5B90F1" w14:textId="4D64807B" w:rsidR="00962723" w:rsidRDefault="00797FC9">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962723" w:rsidRPr="00AA3AFF">
          <w:rPr>
            <w:rStyle w:val="Hyperlink"/>
            <w:noProof/>
          </w:rPr>
          <w:t xml:space="preserve">Figura 2 </w:t>
        </w:r>
        <w:r w:rsidR="004773F5" w:rsidRPr="004773F5">
          <w:rPr>
            <w:rStyle w:val="Hyperlink"/>
            <w:noProof/>
          </w:rPr>
          <w:t>–</w:t>
        </w:r>
        <w:r w:rsidR="004773F5">
          <w:rPr>
            <w:rStyle w:val="Hyperlink"/>
            <w:noProof/>
          </w:rPr>
          <w:t xml:space="preserve"> </w:t>
        </w:r>
        <w:r w:rsidR="00962723" w:rsidRPr="00AA3AFF">
          <w:rPr>
            <w:rStyle w:val="Hyperlink"/>
            <w:noProof/>
          </w:rPr>
          <w:t>Cronograma das atividades do 1º Semestre</w:t>
        </w:r>
        <w:r w:rsidR="00962723">
          <w:rPr>
            <w:noProof/>
            <w:webHidden/>
          </w:rPr>
          <w:tab/>
        </w:r>
        <w:r w:rsidR="00962723">
          <w:rPr>
            <w:noProof/>
            <w:webHidden/>
          </w:rPr>
          <w:fldChar w:fldCharType="begin"/>
        </w:r>
        <w:r w:rsidR="00962723">
          <w:rPr>
            <w:noProof/>
            <w:webHidden/>
          </w:rPr>
          <w:instrText xml:space="preserve"> PAGEREF _Toc39864340 \h </w:instrText>
        </w:r>
        <w:r w:rsidR="00962723">
          <w:rPr>
            <w:noProof/>
            <w:webHidden/>
          </w:rPr>
        </w:r>
        <w:r w:rsidR="00962723">
          <w:rPr>
            <w:noProof/>
            <w:webHidden/>
          </w:rPr>
          <w:fldChar w:fldCharType="separate"/>
        </w:r>
        <w:r w:rsidR="00962723">
          <w:rPr>
            <w:noProof/>
            <w:webHidden/>
          </w:rPr>
          <w:t>27</w:t>
        </w:r>
        <w:r w:rsidR="00962723">
          <w:rPr>
            <w:noProof/>
            <w:webHidden/>
          </w:rPr>
          <w:fldChar w:fldCharType="end"/>
        </w:r>
      </w:hyperlink>
    </w:p>
    <w:p w14:paraId="66D42DD6" w14:textId="23A1CB4C" w:rsidR="00962723" w:rsidRDefault="00797FC9">
      <w:pPr>
        <w:pStyle w:val="ndicedeilustraes"/>
        <w:tabs>
          <w:tab w:val="right" w:leader="dot" w:pos="9061"/>
        </w:tabs>
        <w:rPr>
          <w:rFonts w:asciiTheme="minorHAnsi" w:eastAsiaTheme="minorEastAsia" w:hAnsiTheme="minorHAnsi" w:cstheme="minorBidi"/>
          <w:noProof/>
          <w:sz w:val="22"/>
          <w:lang w:eastAsia="pt-BR"/>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4C3519EA" w14:textId="77777777" w:rsidR="006528FF" w:rsidRDefault="003E4FA0" w:rsidP="003E4FA0">
      <w:pPr>
        <w:pStyle w:val="Texto"/>
        <w:spacing w:line="240" w:lineRule="auto"/>
        <w:ind w:firstLine="0"/>
        <w:jc w:val="left"/>
      </w:pPr>
      <w:r>
        <w:fldChar w:fldCharType="end"/>
      </w:r>
    </w:p>
    <w:p w14:paraId="4C3519EB" w14:textId="77777777" w:rsidR="006528FF" w:rsidRDefault="00262370" w:rsidP="003E4FA0">
      <w:pPr>
        <w:pStyle w:val="TtuloPr-textual"/>
      </w:pPr>
      <w:r>
        <w:br w:type="page"/>
      </w:r>
      <w:bookmarkStart w:id="76" w:name="_Toc257729055"/>
      <w:bookmarkStart w:id="77" w:name="_Toc257729443"/>
      <w:bookmarkStart w:id="78" w:name="_Toc257729480"/>
      <w:bookmarkStart w:id="79" w:name="_Toc266864379"/>
      <w:bookmarkStart w:id="80" w:name="_Toc266865621"/>
      <w:r w:rsidR="006528FF">
        <w:lastRenderedPageBreak/>
        <w:t>Lista de Tabelas</w:t>
      </w:r>
      <w:bookmarkEnd w:id="76"/>
      <w:bookmarkEnd w:id="77"/>
      <w:bookmarkEnd w:id="78"/>
      <w:bookmarkEnd w:id="79"/>
      <w:bookmarkEnd w:id="80"/>
    </w:p>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r w:rsidR="006528FF">
        <w:br w:type="page"/>
      </w:r>
      <w:bookmarkStart w:id="81" w:name="_Toc257729056"/>
      <w:bookmarkStart w:id="82" w:name="_Toc257729444"/>
      <w:bookmarkStart w:id="83" w:name="_Toc257729481"/>
      <w:bookmarkStart w:id="84" w:name="_Toc266865622"/>
      <w:r w:rsidR="006528FF">
        <w:lastRenderedPageBreak/>
        <w:t>Lista de abrevi</w:t>
      </w:r>
      <w:r w:rsidR="007A3534">
        <w:t>aturas e siglas</w:t>
      </w:r>
      <w:bookmarkEnd w:id="81"/>
      <w:bookmarkEnd w:id="82"/>
      <w:bookmarkEnd w:id="83"/>
      <w:bookmarkEnd w:id="84"/>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3" w14:textId="77777777">
        <w:tc>
          <w:tcPr>
            <w:tcW w:w="1368" w:type="dxa"/>
          </w:tcPr>
          <w:p w14:paraId="4C3519F1" w14:textId="77777777" w:rsidR="004814B8" w:rsidRDefault="004814B8" w:rsidP="00262370">
            <w:pPr>
              <w:jc w:val="both"/>
              <w:rPr>
                <w:lang w:val="es-ES_tradnl"/>
              </w:rPr>
            </w:pPr>
            <w:r>
              <w:rPr>
                <w:lang w:val="es-ES_tradnl"/>
              </w:rPr>
              <w:t>Color.</w:t>
            </w:r>
          </w:p>
        </w:tc>
        <w:tc>
          <w:tcPr>
            <w:tcW w:w="7484" w:type="dxa"/>
          </w:tcPr>
          <w:p w14:paraId="4C3519F2" w14:textId="77777777" w:rsidR="004814B8" w:rsidRDefault="004814B8" w:rsidP="00262370">
            <w:pPr>
              <w:ind w:left="252" w:hanging="252"/>
              <w:jc w:val="both"/>
              <w:rPr>
                <w:lang w:val="es-ES_tradnl"/>
              </w:rPr>
            </w:pPr>
            <w:r>
              <w:rPr>
                <w:lang w:val="es-ES_tradnl"/>
              </w:rPr>
              <w:t xml:space="preserve"> Colorido</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9" w14:textId="77777777">
        <w:tc>
          <w:tcPr>
            <w:tcW w:w="1368" w:type="dxa"/>
          </w:tcPr>
          <w:p w14:paraId="4C3519F7" w14:textId="77777777" w:rsidR="004814B8" w:rsidRDefault="004814B8" w:rsidP="00262370">
            <w:pPr>
              <w:jc w:val="both"/>
              <w:rPr>
                <w:lang w:val="en-US"/>
              </w:rPr>
            </w:pPr>
            <w:proofErr w:type="spellStart"/>
            <w:r>
              <w:rPr>
                <w:lang w:val="en-US"/>
              </w:rPr>
              <w:t>coord</w:t>
            </w:r>
            <w:proofErr w:type="spellEnd"/>
            <w:r>
              <w:rPr>
                <w:lang w:val="en-US"/>
              </w:rPr>
              <w:t>.</w:t>
            </w:r>
          </w:p>
        </w:tc>
        <w:tc>
          <w:tcPr>
            <w:tcW w:w="7484" w:type="dxa"/>
          </w:tcPr>
          <w:p w14:paraId="4C3519F8" w14:textId="77777777" w:rsidR="004814B8" w:rsidRDefault="004814B8" w:rsidP="00262370">
            <w:pPr>
              <w:ind w:left="252" w:hanging="252"/>
              <w:jc w:val="both"/>
              <w:rPr>
                <w:lang w:val="en-US"/>
              </w:rPr>
            </w:pPr>
            <w:r>
              <w:rPr>
                <w:lang w:val="en-US"/>
              </w:rPr>
              <w:t xml:space="preserve"> </w:t>
            </w:r>
            <w:proofErr w:type="spellStart"/>
            <w:r>
              <w:rPr>
                <w:lang w:val="en-US"/>
              </w:rPr>
              <w:t>Coordenador</w:t>
            </w:r>
            <w:proofErr w:type="spellEnd"/>
          </w:p>
        </w:tc>
      </w:tr>
      <w:tr w:rsidR="004814B8" w14:paraId="4C3519FC" w14:textId="77777777">
        <w:tc>
          <w:tcPr>
            <w:tcW w:w="1368" w:type="dxa"/>
          </w:tcPr>
          <w:p w14:paraId="4C3519FA" w14:textId="77777777" w:rsidR="004814B8" w:rsidRDefault="004814B8" w:rsidP="00262370">
            <w:pPr>
              <w:jc w:val="both"/>
              <w:rPr>
                <w:lang w:val="es-ES_tradnl"/>
              </w:rPr>
            </w:pPr>
            <w:r>
              <w:rPr>
                <w:lang w:val="es-ES_tradnl"/>
              </w:rPr>
              <w:t>DVD</w:t>
            </w:r>
          </w:p>
        </w:tc>
        <w:tc>
          <w:tcPr>
            <w:tcW w:w="7484" w:type="dxa"/>
          </w:tcPr>
          <w:p w14:paraId="4C3519FB" w14:textId="77777777" w:rsidR="004814B8" w:rsidRDefault="004814B8" w:rsidP="00262370">
            <w:pPr>
              <w:jc w:val="both"/>
              <w:rPr>
                <w:lang w:val="es-ES_tradnl"/>
              </w:rPr>
            </w:pPr>
            <w:r>
              <w:rPr>
                <w:lang w:val="es-ES_tradnl"/>
              </w:rPr>
              <w:t xml:space="preserve"> </w:t>
            </w:r>
            <w:r>
              <w:rPr>
                <w:i/>
                <w:lang w:val="es-ES_tradnl"/>
              </w:rPr>
              <w:t>Digital Video Disc</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8" w14:textId="77777777">
        <w:tc>
          <w:tcPr>
            <w:tcW w:w="1368" w:type="dxa"/>
          </w:tcPr>
          <w:p w14:paraId="4C351A06" w14:textId="77777777" w:rsidR="004814B8" w:rsidRDefault="004814B8" w:rsidP="00262370">
            <w:pPr>
              <w:jc w:val="both"/>
              <w:rPr>
                <w:lang w:val="es-ES_tradnl"/>
              </w:rPr>
            </w:pPr>
            <w:r>
              <w:rPr>
                <w:lang w:val="es-ES_tradnl"/>
              </w:rPr>
              <w:t>IBGE</w:t>
            </w:r>
          </w:p>
        </w:tc>
        <w:tc>
          <w:tcPr>
            <w:tcW w:w="7484" w:type="dxa"/>
          </w:tcPr>
          <w:p w14:paraId="4C351A07" w14:textId="77777777" w:rsidR="004814B8" w:rsidRDefault="004814B8" w:rsidP="00262370">
            <w:pPr>
              <w:jc w:val="both"/>
            </w:pPr>
            <w:r>
              <w:t xml:space="preserve"> Instituto Brasileiro de Geografia e Estatística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1" w14:textId="77777777">
        <w:tc>
          <w:tcPr>
            <w:tcW w:w="1368" w:type="dxa"/>
          </w:tcPr>
          <w:p w14:paraId="4C351A0F" w14:textId="77777777" w:rsidR="004814B8" w:rsidRDefault="004814B8" w:rsidP="00262370">
            <w:pPr>
              <w:jc w:val="both"/>
              <w:rPr>
                <w:lang w:val="en-US"/>
              </w:rPr>
            </w:pPr>
            <w:r>
              <w:rPr>
                <w:lang w:val="en-US"/>
              </w:rPr>
              <w:t>ISBN</w:t>
            </w:r>
          </w:p>
        </w:tc>
        <w:tc>
          <w:tcPr>
            <w:tcW w:w="7484" w:type="dxa"/>
          </w:tcPr>
          <w:p w14:paraId="4C351A10" w14:textId="77777777" w:rsidR="004814B8" w:rsidRDefault="004814B8" w:rsidP="00262370">
            <w:pPr>
              <w:jc w:val="both"/>
              <w:rPr>
                <w:lang w:val="en-US"/>
              </w:rPr>
            </w:pPr>
            <w:r>
              <w:rPr>
                <w:lang w:val="en-US"/>
              </w:rPr>
              <w:t xml:space="preserve"> </w:t>
            </w:r>
            <w:r>
              <w:rPr>
                <w:i/>
                <w:lang w:val="en-US"/>
              </w:rPr>
              <w:t>International Standard Book Number</w:t>
            </w:r>
          </w:p>
        </w:tc>
      </w:tr>
      <w:tr w:rsidR="004814B8" w14:paraId="4C351A14" w14:textId="77777777">
        <w:tc>
          <w:tcPr>
            <w:tcW w:w="1368" w:type="dxa"/>
          </w:tcPr>
          <w:p w14:paraId="4C351A12" w14:textId="77777777" w:rsidR="004814B8" w:rsidRDefault="004814B8" w:rsidP="00262370">
            <w:pPr>
              <w:jc w:val="both"/>
            </w:pPr>
            <w:r>
              <w:t>NBR</w:t>
            </w:r>
          </w:p>
        </w:tc>
        <w:tc>
          <w:tcPr>
            <w:tcW w:w="7484" w:type="dxa"/>
          </w:tcPr>
          <w:p w14:paraId="4C351A13" w14:textId="77777777" w:rsidR="004814B8" w:rsidRDefault="004814B8" w:rsidP="00262370">
            <w:pPr>
              <w:jc w:val="both"/>
            </w:pPr>
            <w:r>
              <w:t xml:space="preserve"> Norma Brasileira Regulamentar</w:t>
            </w:r>
          </w:p>
        </w:tc>
      </w:tr>
      <w:tr w:rsidR="004814B8" w14:paraId="4C351A17" w14:textId="77777777">
        <w:tc>
          <w:tcPr>
            <w:tcW w:w="1368" w:type="dxa"/>
          </w:tcPr>
          <w:p w14:paraId="4C351A15" w14:textId="77777777" w:rsidR="004814B8" w:rsidRDefault="004814B8" w:rsidP="00262370">
            <w:pPr>
              <w:jc w:val="both"/>
            </w:pPr>
            <w:proofErr w:type="spellStart"/>
            <w:r>
              <w:t>P&amp;b</w:t>
            </w:r>
            <w:proofErr w:type="spellEnd"/>
          </w:p>
        </w:tc>
        <w:tc>
          <w:tcPr>
            <w:tcW w:w="7484" w:type="dxa"/>
          </w:tcPr>
          <w:p w14:paraId="4C351A16" w14:textId="77777777" w:rsidR="004814B8" w:rsidRDefault="004814B8" w:rsidP="00262370">
            <w:pPr>
              <w:ind w:left="252" w:hanging="252"/>
              <w:jc w:val="both"/>
            </w:pPr>
            <w:r>
              <w:t xml:space="preserve"> Preto e branco</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0" w14:textId="77777777">
        <w:tc>
          <w:tcPr>
            <w:tcW w:w="1368" w:type="dxa"/>
          </w:tcPr>
          <w:p w14:paraId="4C351A1E" w14:textId="77777777" w:rsidR="004814B8" w:rsidRDefault="004814B8" w:rsidP="00262370">
            <w:pPr>
              <w:jc w:val="both"/>
            </w:pPr>
            <w:r>
              <w:t>SIBI</w:t>
            </w:r>
          </w:p>
        </w:tc>
        <w:tc>
          <w:tcPr>
            <w:tcW w:w="7484" w:type="dxa"/>
          </w:tcPr>
          <w:p w14:paraId="4C351A1F" w14:textId="77777777" w:rsidR="004814B8" w:rsidRDefault="004814B8" w:rsidP="00262370">
            <w:pPr>
              <w:ind w:left="252" w:hanging="252"/>
              <w:jc w:val="both"/>
            </w:pPr>
            <w:r>
              <w:t xml:space="preserve"> Sistema Integrado de Bibliotecas</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bl>
    <w:p w14:paraId="4C351A24" w14:textId="77777777" w:rsidR="004814B8" w:rsidRPr="0012133D" w:rsidRDefault="004814B8" w:rsidP="007A3534">
      <w:pPr>
        <w:pStyle w:val="Texto"/>
        <w:rPr>
          <w:lang w:val="en-US"/>
        </w:rPr>
      </w:pPr>
    </w:p>
    <w:p w14:paraId="4C351A25" w14:textId="77777777" w:rsidR="0024506F" w:rsidRDefault="00B8589E" w:rsidP="006A7348">
      <w:pPr>
        <w:pStyle w:val="TtuloPr-textual"/>
      </w:pPr>
      <w:bookmarkStart w:id="85" w:name="_Toc257729057"/>
      <w:bookmarkStart w:id="86" w:name="_Toc257729445"/>
      <w:bookmarkStart w:id="87" w:name="_Toc257729482"/>
      <w:r>
        <w:br w:type="page"/>
      </w:r>
      <w:r w:rsidR="00800D75" w:rsidRPr="00800D75">
        <w:lastRenderedPageBreak/>
        <w:t>SUMÁRIO</w:t>
      </w:r>
      <w:bookmarkEnd w:id="85"/>
      <w:bookmarkEnd w:id="86"/>
      <w:bookmarkEnd w:id="8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797FC9">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797FC9">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797FC9">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797FC9">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797FC9">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797FC9">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797FC9">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797FC9">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797FC9">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797FC9">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797FC9">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797FC9">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797FC9">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797FC9">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797FC9">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797FC9">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797FC9">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797FC9">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797FC9">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797FC9">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797FC9">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797FC9">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797FC9">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797FC9">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797FC9">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797FC9">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797FC9">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797FC9">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797FC9">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797FC9">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797FC9">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797FC9">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797FC9">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797FC9">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797FC9">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797FC9">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277681E0" w14:textId="214C731E" w:rsidR="000F5CAD" w:rsidRDefault="00797FC9">
      <w:pPr>
        <w:pStyle w:val="Sumrio1"/>
        <w:rPr>
          <w:rFonts w:asciiTheme="minorHAnsi" w:eastAsiaTheme="minorEastAsia" w:hAnsiTheme="minorHAnsi" w:cstheme="minorBidi"/>
          <w:b w:val="0"/>
          <w:caps w:val="0"/>
          <w:noProof/>
          <w:sz w:val="22"/>
          <w:lang w:eastAsia="pt-BR"/>
        </w:rPr>
      </w:pPr>
      <w:hyperlink w:anchor="_Toc39592476" w:history="1">
        <w:r w:rsidR="000F5CAD" w:rsidRPr="007A500D">
          <w:rPr>
            <w:rStyle w:val="Hyperlink"/>
            <w:noProof/>
          </w:rPr>
          <w:t>APÊNDICE A – TÍTULO DO APÊNDICE</w:t>
        </w:r>
        <w:r w:rsidR="000F5CAD">
          <w:rPr>
            <w:noProof/>
            <w:webHidden/>
          </w:rPr>
          <w:tab/>
        </w:r>
        <w:r w:rsidR="000F5CAD">
          <w:rPr>
            <w:noProof/>
            <w:webHidden/>
          </w:rPr>
          <w:fldChar w:fldCharType="begin"/>
        </w:r>
        <w:r w:rsidR="000F5CAD">
          <w:rPr>
            <w:noProof/>
            <w:webHidden/>
          </w:rPr>
          <w:instrText xml:space="preserve"> PAGEREF _Toc39592476 \h </w:instrText>
        </w:r>
        <w:r w:rsidR="000F5CAD">
          <w:rPr>
            <w:noProof/>
            <w:webHidden/>
          </w:rPr>
        </w:r>
        <w:r w:rsidR="000F5CAD">
          <w:rPr>
            <w:noProof/>
            <w:webHidden/>
          </w:rPr>
          <w:fldChar w:fldCharType="separate"/>
        </w:r>
        <w:r w:rsidR="000F5CAD">
          <w:rPr>
            <w:noProof/>
            <w:webHidden/>
          </w:rPr>
          <w:t>31</w:t>
        </w:r>
        <w:r w:rsidR="000F5CAD">
          <w:rPr>
            <w:noProof/>
            <w:webHidden/>
          </w:rPr>
          <w:fldChar w:fldCharType="end"/>
        </w:r>
      </w:hyperlink>
    </w:p>
    <w:p w14:paraId="086128BF" w14:textId="216C7AD9" w:rsidR="000F5CAD" w:rsidRDefault="00797FC9">
      <w:pPr>
        <w:pStyle w:val="Sumrio1"/>
        <w:rPr>
          <w:rFonts w:asciiTheme="minorHAnsi" w:eastAsiaTheme="minorEastAsia" w:hAnsiTheme="minorHAnsi" w:cstheme="minorBidi"/>
          <w:b w:val="0"/>
          <w:caps w:val="0"/>
          <w:noProof/>
          <w:sz w:val="22"/>
          <w:lang w:eastAsia="pt-BR"/>
        </w:rPr>
      </w:pPr>
      <w:hyperlink w:anchor="_Toc39592477" w:history="1">
        <w:r w:rsidR="000F5CAD" w:rsidRPr="007A500D">
          <w:rPr>
            <w:rStyle w:val="Hyperlink"/>
            <w:noProof/>
          </w:rPr>
          <w:t>APÊNDICE B – TÍTULO DO APÊNDICE</w:t>
        </w:r>
        <w:r w:rsidR="000F5CAD">
          <w:rPr>
            <w:noProof/>
            <w:webHidden/>
          </w:rPr>
          <w:tab/>
        </w:r>
        <w:r w:rsidR="000F5CAD">
          <w:rPr>
            <w:noProof/>
            <w:webHidden/>
          </w:rPr>
          <w:fldChar w:fldCharType="begin"/>
        </w:r>
        <w:r w:rsidR="000F5CAD">
          <w:rPr>
            <w:noProof/>
            <w:webHidden/>
          </w:rPr>
          <w:instrText xml:space="preserve"> PAGEREF _Toc39592477 \h </w:instrText>
        </w:r>
        <w:r w:rsidR="000F5CAD">
          <w:rPr>
            <w:noProof/>
            <w:webHidden/>
          </w:rPr>
        </w:r>
        <w:r w:rsidR="000F5CAD">
          <w:rPr>
            <w:noProof/>
            <w:webHidden/>
          </w:rPr>
          <w:fldChar w:fldCharType="separate"/>
        </w:r>
        <w:r w:rsidR="000F5CAD">
          <w:rPr>
            <w:noProof/>
            <w:webHidden/>
          </w:rPr>
          <w:t>32</w:t>
        </w:r>
        <w:r w:rsidR="000F5CAD">
          <w:rPr>
            <w:noProof/>
            <w:webHidden/>
          </w:rPr>
          <w:fldChar w:fldCharType="end"/>
        </w:r>
      </w:hyperlink>
    </w:p>
    <w:p w14:paraId="1264EDF9" w14:textId="64479593" w:rsidR="000F5CAD" w:rsidRDefault="00797FC9">
      <w:pPr>
        <w:pStyle w:val="Sumrio1"/>
        <w:rPr>
          <w:rFonts w:asciiTheme="minorHAnsi" w:eastAsiaTheme="minorEastAsia" w:hAnsiTheme="minorHAnsi" w:cstheme="minorBidi"/>
          <w:b w:val="0"/>
          <w:caps w:val="0"/>
          <w:noProof/>
          <w:sz w:val="22"/>
          <w:lang w:eastAsia="pt-BR"/>
        </w:rPr>
      </w:pPr>
      <w:hyperlink w:anchor="_Toc39592478" w:history="1">
        <w:r w:rsidR="000F5CAD" w:rsidRPr="007A500D">
          <w:rPr>
            <w:rStyle w:val="Hyperlink"/>
            <w:noProof/>
          </w:rPr>
          <w:t>ANEXO A – tÍTULO DO ANEXO</w:t>
        </w:r>
        <w:r w:rsidR="000F5CAD">
          <w:rPr>
            <w:noProof/>
            <w:webHidden/>
          </w:rPr>
          <w:tab/>
        </w:r>
        <w:r w:rsidR="000F5CAD">
          <w:rPr>
            <w:noProof/>
            <w:webHidden/>
          </w:rPr>
          <w:fldChar w:fldCharType="begin"/>
        </w:r>
        <w:r w:rsidR="000F5CAD">
          <w:rPr>
            <w:noProof/>
            <w:webHidden/>
          </w:rPr>
          <w:instrText xml:space="preserve"> PAGEREF _Toc39592478 \h </w:instrText>
        </w:r>
        <w:r w:rsidR="000F5CAD">
          <w:rPr>
            <w:noProof/>
            <w:webHidden/>
          </w:rPr>
        </w:r>
        <w:r w:rsidR="000F5CAD">
          <w:rPr>
            <w:noProof/>
            <w:webHidden/>
          </w:rPr>
          <w:fldChar w:fldCharType="separate"/>
        </w:r>
        <w:r w:rsidR="000F5CAD">
          <w:rPr>
            <w:noProof/>
            <w:webHidden/>
          </w:rPr>
          <w:t>33</w:t>
        </w:r>
        <w:r w:rsidR="000F5CAD">
          <w:rPr>
            <w:noProof/>
            <w:webHidden/>
          </w:rPr>
          <w:fldChar w:fldCharType="end"/>
        </w:r>
      </w:hyperlink>
    </w:p>
    <w:p w14:paraId="450A20FB" w14:textId="7F10803C" w:rsidR="000F5CAD" w:rsidRDefault="00797FC9">
      <w:pPr>
        <w:pStyle w:val="Sumrio1"/>
        <w:rPr>
          <w:rFonts w:asciiTheme="minorHAnsi" w:eastAsiaTheme="minorEastAsia" w:hAnsiTheme="minorHAnsi" w:cstheme="minorBidi"/>
          <w:b w:val="0"/>
          <w:caps w:val="0"/>
          <w:noProof/>
          <w:sz w:val="22"/>
          <w:lang w:eastAsia="pt-BR"/>
        </w:rPr>
      </w:pPr>
      <w:hyperlink w:anchor="_Toc39592479" w:history="1">
        <w:r w:rsidR="000F5CAD" w:rsidRPr="007A500D">
          <w:rPr>
            <w:rStyle w:val="Hyperlink"/>
            <w:noProof/>
          </w:rPr>
          <w:t>ANEXO B – tÍTULO DO ANEXO</w:t>
        </w:r>
        <w:r w:rsidR="000F5CAD">
          <w:rPr>
            <w:noProof/>
            <w:webHidden/>
          </w:rPr>
          <w:tab/>
        </w:r>
        <w:r w:rsidR="000F5CAD">
          <w:rPr>
            <w:noProof/>
            <w:webHidden/>
          </w:rPr>
          <w:fldChar w:fldCharType="begin"/>
        </w:r>
        <w:r w:rsidR="000F5CAD">
          <w:rPr>
            <w:noProof/>
            <w:webHidden/>
          </w:rPr>
          <w:instrText xml:space="preserve"> PAGEREF _Toc39592479 \h </w:instrText>
        </w:r>
        <w:r w:rsidR="000F5CAD">
          <w:rPr>
            <w:noProof/>
            <w:webHidden/>
          </w:rPr>
        </w:r>
        <w:r w:rsidR="000F5CAD">
          <w:rPr>
            <w:noProof/>
            <w:webHidden/>
          </w:rPr>
          <w:fldChar w:fldCharType="separate"/>
        </w:r>
        <w:r w:rsidR="000F5CAD">
          <w:rPr>
            <w:noProof/>
            <w:webHidden/>
          </w:rPr>
          <w:t>34</w:t>
        </w:r>
        <w:r w:rsidR="000F5CAD">
          <w:rPr>
            <w:noProof/>
            <w:webHidden/>
          </w:rPr>
          <w:fldChar w:fldCharType="end"/>
        </w:r>
      </w:hyperlink>
    </w:p>
    <w:p w14:paraId="4C351A39" w14:textId="30A00784" w:rsidR="007E2C84" w:rsidRDefault="002C5C30" w:rsidP="00087AB2">
      <w:pPr>
        <w:pStyle w:val="TtuloPsTextual"/>
        <w:sectPr w:rsidR="007E2C84" w:rsidSect="00BE3543">
          <w:headerReference w:type="default" r:id="rId19"/>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88" w:name="_Toc257728957"/>
      <w:bookmarkStart w:id="89" w:name="_Toc257729058"/>
      <w:bookmarkStart w:id="90" w:name="_Toc257729280"/>
      <w:bookmarkStart w:id="91" w:name="_Toc257729446"/>
      <w:bookmarkStart w:id="92" w:name="_Toc257729483"/>
      <w:bookmarkStart w:id="93" w:name="_Toc257729500"/>
      <w:bookmarkStart w:id="94" w:name="_Toc257814807"/>
      <w:bookmarkStart w:id="95" w:name="_Toc266865623"/>
      <w:bookmarkStart w:id="96" w:name="_Toc39592439"/>
      <w:r w:rsidRPr="00F87084">
        <w:lastRenderedPageBreak/>
        <w:t>In</w:t>
      </w:r>
      <w:commentRangeStart w:id="97"/>
      <w:r w:rsidRPr="00F87084">
        <w:t>trod</w:t>
      </w:r>
      <w:commentRangeEnd w:id="97"/>
      <w:r w:rsidR="002F268B">
        <w:rPr>
          <w:rStyle w:val="Refdecomentrio"/>
          <w:rFonts w:eastAsia="Calibri"/>
          <w:b w:val="0"/>
          <w:bCs w:val="0"/>
          <w:caps w:val="0"/>
        </w:rPr>
        <w:commentReference w:id="97"/>
      </w:r>
      <w:r w:rsidRPr="00F87084">
        <w:t>ução</w:t>
      </w:r>
      <w:bookmarkEnd w:id="88"/>
      <w:bookmarkEnd w:id="89"/>
      <w:bookmarkEnd w:id="90"/>
      <w:bookmarkEnd w:id="91"/>
      <w:bookmarkEnd w:id="92"/>
      <w:bookmarkEnd w:id="93"/>
      <w:bookmarkEnd w:id="94"/>
      <w:bookmarkEnd w:id="95"/>
      <w:bookmarkEnd w:id="96"/>
    </w:p>
    <w:p w14:paraId="61807915" w14:textId="7C43C431" w:rsidR="00B44135" w:rsidRPr="0075794C" w:rsidRDefault="00B44135" w:rsidP="00B44135">
      <w:pPr>
        <w:pStyle w:val="Corpodetexto"/>
        <w:spacing w:line="360" w:lineRule="auto"/>
        <w:ind w:right="-1" w:firstLine="709"/>
        <w:jc w:val="both"/>
      </w:pPr>
      <w:r w:rsidRPr="0075794C">
        <w:t xml:space="preserve">O desenvolvimento desse projeto visa atender a necessidade de um sistema para o gerenciamento dos recursos, atividades e informações necessárias para a manutenção e organização do Condomínio Paulina III, será um sistema desenvolvido com foco na figura principal do </w:t>
      </w:r>
      <w:r w:rsidR="00533540">
        <w:t>sí</w:t>
      </w:r>
      <w:r w:rsidRPr="0075794C">
        <w:t xml:space="preserve">ndico. Devido ao condomínio não utilizar uma administradora, a demanda administrativa acaba sendo acrescida as funções do síndico, ele utiliza se de sistemas de planilhas eletrônicas para o controle e </w:t>
      </w:r>
      <w:r>
        <w:t>divisão</w:t>
      </w:r>
      <w:r w:rsidRPr="0075794C">
        <w:t xml:space="preserve"> de</w:t>
      </w:r>
      <w:r w:rsidRPr="0075794C">
        <w:rPr>
          <w:spacing w:val="17"/>
        </w:rPr>
        <w:t xml:space="preserve"> </w:t>
      </w:r>
      <w:r w:rsidRPr="0075794C">
        <w:t>despesas.</w:t>
      </w:r>
    </w:p>
    <w:p w14:paraId="18B1FE10" w14:textId="77777777" w:rsidR="00B44135" w:rsidRPr="0075794C" w:rsidRDefault="00B44135" w:rsidP="00B44135">
      <w:pPr>
        <w:pStyle w:val="Corpodetexto"/>
        <w:spacing w:before="6" w:line="360" w:lineRule="auto"/>
        <w:ind w:right="-1" w:firstLine="709"/>
        <w:jc w:val="both"/>
      </w:pPr>
      <w:commentRangeStart w:id="98"/>
      <w:r w:rsidRPr="0075794C">
        <w:t>Sabemos que a automação basicamente é a aplicação de algoritmos baseado em fatos históricos e de rotina que são então aplicados em um sistema ao qual irá incorporar atividades já documentadas ou conhecidas das operações da empresa. Essa automação acaba retornando como resultado uma maior agilidade em processos</w:t>
      </w:r>
      <w:r w:rsidRPr="0075794C">
        <w:rPr>
          <w:spacing w:val="5"/>
        </w:rPr>
        <w:t xml:space="preserve"> </w:t>
      </w:r>
      <w:r>
        <w:t>burocráticos</w:t>
      </w:r>
      <w:commentRangeEnd w:id="98"/>
      <w:r w:rsidR="00C64ADA">
        <w:rPr>
          <w:rStyle w:val="Refdecomentrio"/>
          <w:rFonts w:eastAsia="Calibri"/>
          <w:lang w:eastAsia="en-US"/>
        </w:rPr>
        <w:commentReference w:id="98"/>
      </w:r>
      <w:r w:rsidRPr="0075794C">
        <w:t>.</w:t>
      </w:r>
    </w:p>
    <w:p w14:paraId="74E72D16" w14:textId="62F46B17" w:rsidR="00B44135" w:rsidRPr="00B44135" w:rsidRDefault="00B44135" w:rsidP="00B44135">
      <w:pPr>
        <w:pStyle w:val="Texto"/>
        <w:ind w:right="-1"/>
      </w:pPr>
      <w:r w:rsidRPr="0075794C">
        <w:t xml:space="preserve">Com a crescente </w:t>
      </w:r>
      <w:ins w:id="99" w:author="Ricardo Massao Kagami Zanotto" w:date="2020-09-25T17:18:00Z">
        <w:r w:rsidR="00B33D36">
          <w:t xml:space="preserve">quantidade de </w:t>
        </w:r>
      </w:ins>
      <w:r w:rsidRPr="0075794C">
        <w:t xml:space="preserve">atividades executadas no condomínio e a </w:t>
      </w:r>
      <w:ins w:id="100" w:author="Ricardo Massao Kagami Zanotto" w:date="2020-09-25T17:18:00Z">
        <w:r w:rsidR="00B33D36">
          <w:t>falta de um sistema de auxílio</w:t>
        </w:r>
        <w:r w:rsidR="00037417">
          <w:t xml:space="preserve"> na gestão destas atividades</w:t>
        </w:r>
      </w:ins>
      <w:del w:id="101" w:author="Ricardo Massao Kagami Zanotto" w:date="2020-09-25T17:19:00Z">
        <w:r w:rsidRPr="0075794C" w:rsidDel="00037417">
          <w:delText>facilidade para o desenvolvimento de sistemas</w:delText>
        </w:r>
      </w:del>
      <w:r w:rsidRPr="0075794C">
        <w:t xml:space="preserve">, </w:t>
      </w:r>
      <w:commentRangeStart w:id="102"/>
      <w:del w:id="103" w:author="Ricardo Massao Kagami Zanotto" w:date="2020-09-25T19:06:00Z">
        <w:r w:rsidRPr="0075794C" w:rsidDel="008D769D">
          <w:delText>vi como</w:delText>
        </w:r>
      </w:del>
      <w:ins w:id="104" w:author="Ricardo Massao Kagami Zanotto" w:date="2020-09-25T19:06:00Z">
        <w:r w:rsidR="008D769D">
          <w:t>notou-se a</w:t>
        </w:r>
      </w:ins>
      <w:del w:id="105" w:author="Ricardo Massao Kagami Zanotto" w:date="2020-09-25T19:06:00Z">
        <w:r w:rsidRPr="0075794C" w:rsidDel="008D769D">
          <w:delText xml:space="preserve"> a </w:delText>
        </w:r>
      </w:del>
      <w:ins w:id="106" w:author="Ricardo Massao Kagami Zanotto" w:date="2020-09-25T19:06:00Z">
        <w:r w:rsidR="008D769D">
          <w:t xml:space="preserve"> </w:t>
        </w:r>
      </w:ins>
      <w:r w:rsidRPr="0075794C">
        <w:t xml:space="preserve">oportunidade </w:t>
      </w:r>
      <w:del w:id="107" w:author="Ricardo Massao Kagami Zanotto" w:date="2020-09-25T19:06:00Z">
        <w:r w:rsidRPr="0075794C" w:rsidDel="008D769D">
          <w:delText xml:space="preserve">em </w:delText>
        </w:r>
      </w:del>
      <w:ins w:id="108" w:author="Ricardo Massao Kagami Zanotto" w:date="2020-09-25T19:06:00Z">
        <w:r w:rsidR="008D769D">
          <w:t>de</w:t>
        </w:r>
        <w:r w:rsidR="008D769D" w:rsidRPr="0075794C">
          <w:t xml:space="preserve"> </w:t>
        </w:r>
      </w:ins>
      <w:del w:id="109" w:author="Ricardo Massao Kagami Zanotto" w:date="2020-09-25T19:06:00Z">
        <w:r w:rsidRPr="0075794C" w:rsidDel="008D769D">
          <w:delText xml:space="preserve">aplicar </w:delText>
        </w:r>
      </w:del>
      <w:ins w:id="110" w:author="Ricardo Massao Kagami Zanotto" w:date="2020-09-25T19:06:00Z">
        <w:r w:rsidR="008D769D">
          <w:t>desenvolver</w:t>
        </w:r>
        <w:r w:rsidR="008D769D" w:rsidRPr="0075794C">
          <w:t xml:space="preserve"> </w:t>
        </w:r>
      </w:ins>
      <w:r w:rsidRPr="0075794C">
        <w:t>uma solução para a</w:t>
      </w:r>
      <w:ins w:id="111" w:author="Ricardo Massao Kagami Zanotto" w:date="2020-09-25T19:06:00Z">
        <w:r w:rsidR="002F268B">
          <w:t xml:space="preserve">s atividades </w:t>
        </w:r>
      </w:ins>
      <w:del w:id="112" w:author="Ricardo Massao Kagami Zanotto" w:date="2020-09-25T19:06:00Z">
        <w:r w:rsidRPr="0075794C" w:rsidDel="002F268B">
          <w:delText xml:space="preserve"> questão </w:delText>
        </w:r>
      </w:del>
      <w:r w:rsidRPr="0075794C">
        <w:t>gerencia</w:t>
      </w:r>
      <w:del w:id="113" w:author="Ricardo Massao Kagami Zanotto" w:date="2020-09-25T19:06:00Z">
        <w:r w:rsidRPr="0075794C" w:rsidDel="002F268B">
          <w:delText>l</w:delText>
        </w:r>
      </w:del>
      <w:ins w:id="114" w:author="Ricardo Massao Kagami Zanotto" w:date="2020-09-25T19:06:00Z">
        <w:r w:rsidR="002F268B">
          <w:t>is</w:t>
        </w:r>
      </w:ins>
      <w:r w:rsidRPr="0075794C">
        <w:t xml:space="preserve"> do condomínio</w:t>
      </w:r>
      <w:ins w:id="115" w:author="Ricardo Massao Kagami Zanotto" w:date="2020-09-25T19:06:00Z">
        <w:r w:rsidR="002F268B">
          <w:t>,</w:t>
        </w:r>
      </w:ins>
      <w:r w:rsidRPr="0075794C">
        <w:t xml:space="preserve"> sendo esse sistema uma ferramenta que </w:t>
      </w:r>
      <w:del w:id="116" w:author="Ricardo Massao Kagami Zanotto" w:date="2020-09-25T19:06:00Z">
        <w:r w:rsidRPr="0075794C" w:rsidDel="002F268B">
          <w:delText xml:space="preserve">irá </w:delText>
        </w:r>
      </w:del>
      <w:ins w:id="117" w:author="Ricardo Massao Kagami Zanotto" w:date="2020-09-25T19:06:00Z">
        <w:r w:rsidR="002F268B">
          <w:t>visa</w:t>
        </w:r>
        <w:r w:rsidR="002F268B" w:rsidRPr="0075794C">
          <w:t xml:space="preserve"> </w:t>
        </w:r>
      </w:ins>
      <w:r w:rsidRPr="0075794C">
        <w:t>agilizar a rotina do síndico</w:t>
      </w:r>
      <w:r w:rsidRPr="0075794C">
        <w:rPr>
          <w:spacing w:val="11"/>
        </w:rPr>
        <w:t>.</w:t>
      </w:r>
      <w:commentRangeEnd w:id="102"/>
      <w:r w:rsidR="00127ED8">
        <w:rPr>
          <w:rStyle w:val="Refdecomentrio"/>
        </w:rPr>
        <w:commentReference w:id="102"/>
      </w:r>
    </w:p>
    <w:p w14:paraId="4C351A40" w14:textId="79FAE2D9" w:rsidR="001855A0" w:rsidRDefault="001855A0" w:rsidP="00F87084">
      <w:pPr>
        <w:pStyle w:val="Ttulo2"/>
      </w:pPr>
      <w:bookmarkStart w:id="118" w:name="_Toc257728958"/>
      <w:bookmarkStart w:id="119" w:name="_Toc257729059"/>
      <w:bookmarkStart w:id="120" w:name="_Toc257729281"/>
      <w:bookmarkStart w:id="121" w:name="_Toc257729447"/>
      <w:bookmarkStart w:id="122" w:name="_Toc257729484"/>
      <w:bookmarkStart w:id="123" w:name="_Toc257729501"/>
      <w:bookmarkStart w:id="124" w:name="_Toc257814808"/>
      <w:bookmarkStart w:id="125" w:name="_Toc266865624"/>
      <w:bookmarkStart w:id="126" w:name="_Toc39592440"/>
      <w:r>
        <w:t>P</w:t>
      </w:r>
      <w:commentRangeStart w:id="127"/>
      <w:r>
        <w:t>roblematização</w:t>
      </w:r>
      <w:bookmarkEnd w:id="118"/>
      <w:bookmarkEnd w:id="119"/>
      <w:bookmarkEnd w:id="120"/>
      <w:bookmarkEnd w:id="121"/>
      <w:bookmarkEnd w:id="122"/>
      <w:bookmarkEnd w:id="123"/>
      <w:bookmarkEnd w:id="124"/>
      <w:bookmarkEnd w:id="125"/>
      <w:bookmarkEnd w:id="126"/>
      <w:commentRangeEnd w:id="127"/>
      <w:r w:rsidR="00341F21">
        <w:rPr>
          <w:rStyle w:val="Refdecomentrio"/>
          <w:rFonts w:eastAsia="Calibri"/>
          <w:bCs w:val="0"/>
          <w:caps w:val="0"/>
        </w:rPr>
        <w:commentReference w:id="127"/>
      </w:r>
    </w:p>
    <w:p w14:paraId="4C351A43" w14:textId="56D245C9" w:rsidR="00AF428C" w:rsidRDefault="00AF428C" w:rsidP="00A42C46">
      <w:pPr>
        <w:pStyle w:val="Corpodetexto"/>
        <w:tabs>
          <w:tab w:val="left" w:pos="720"/>
        </w:tabs>
        <w:spacing w:line="360" w:lineRule="auto"/>
        <w:ind w:firstLine="709"/>
        <w:jc w:val="both"/>
      </w:pPr>
      <w:r w:rsidRPr="00B27E70">
        <w:rPr>
          <w:rFonts w:cs="Arial"/>
          <w:szCs w:val="24"/>
        </w:rPr>
        <w:t xml:space="preserve">De acordo com </w:t>
      </w:r>
      <w:del w:id="128" w:author="Ricardo Massao Kagami Zanotto" w:date="2020-09-25T19:10:00Z">
        <w:r w:rsidRPr="00B27E70" w:rsidDel="000448FD">
          <w:rPr>
            <w:rFonts w:cs="Arial"/>
            <w:szCs w:val="24"/>
          </w:rPr>
          <w:delText xml:space="preserve">a </w:delText>
        </w:r>
        <w:r w:rsidR="00547081" w:rsidRPr="0075794C" w:rsidDel="000448FD">
          <w:delText xml:space="preserve">Ricardo S. </w:delText>
        </w:r>
      </w:del>
      <w:r w:rsidR="00547081" w:rsidRPr="0075794C">
        <w:t xml:space="preserve">Ferreira </w:t>
      </w:r>
      <w:del w:id="129" w:author="Ricardo Massao Kagami Zanotto" w:date="2020-09-25T19:10:00Z">
        <w:r w:rsidR="00547081" w:rsidRPr="0075794C" w:rsidDel="000448FD">
          <w:delText xml:space="preserve">Oracle </w:delText>
        </w:r>
      </w:del>
      <w:r w:rsidRPr="00B27E70">
        <w:rPr>
          <w:rFonts w:cs="Arial"/>
          <w:szCs w:val="24"/>
        </w:rPr>
        <w:t>(</w:t>
      </w:r>
      <w:r w:rsidR="00547081">
        <w:rPr>
          <w:rFonts w:cs="Arial"/>
          <w:szCs w:val="24"/>
        </w:rPr>
        <w:t>201</w:t>
      </w:r>
      <w:del w:id="130" w:author="Ricardo Massao Kagami Zanotto" w:date="2020-09-25T19:10:00Z">
        <w:r w:rsidR="00547081" w:rsidDel="000448FD">
          <w:rPr>
            <w:rFonts w:cs="Arial"/>
            <w:szCs w:val="24"/>
          </w:rPr>
          <w:delText>7</w:delText>
        </w:r>
      </w:del>
      <w:ins w:id="131" w:author="Ricardo Massao Kagami Zanotto" w:date="2020-09-25T19:10:00Z">
        <w:r w:rsidR="000448FD">
          <w:rPr>
            <w:rFonts w:cs="Arial"/>
            <w:szCs w:val="24"/>
          </w:rPr>
          <w:t>2)</w:t>
        </w:r>
      </w:ins>
      <w:r w:rsidR="00A42C46">
        <w:rPr>
          <w:rFonts w:cs="Arial"/>
          <w:szCs w:val="24"/>
        </w:rPr>
        <w:t xml:space="preserve">, </w:t>
      </w:r>
      <w:del w:id="132" w:author="Ricardo Massao Kagami Zanotto" w:date="2020-09-25T19:10:00Z">
        <w:r w:rsidR="00547081" w:rsidDel="000448FD">
          <w:rPr>
            <w:rFonts w:cs="Arial"/>
            <w:szCs w:val="24"/>
          </w:rPr>
          <w:delText>Orimitização de Processos de Negócio usando BPM</w:delText>
        </w:r>
        <w:r w:rsidR="00A42C46" w:rsidDel="000448FD">
          <w:rPr>
            <w:rFonts w:cs="Arial"/>
            <w:szCs w:val="24"/>
          </w:rPr>
          <w:delText xml:space="preserve">. </w:delText>
        </w:r>
        <w:r w:rsidR="00547081" w:rsidDel="000448FD">
          <w:rPr>
            <w:rFonts w:cs="Arial"/>
            <w:szCs w:val="24"/>
          </w:rPr>
          <w:delText>Parte1</w:delText>
        </w:r>
        <w:r w:rsidR="00A42C46" w:rsidDel="000448FD">
          <w:rPr>
            <w:rFonts w:cs="Arial"/>
            <w:szCs w:val="24"/>
          </w:rPr>
          <w:delText>)</w:delText>
        </w:r>
        <w:r w:rsidR="00190E4C" w:rsidDel="000448FD">
          <w:rPr>
            <w:rFonts w:cs="Arial"/>
            <w:szCs w:val="24"/>
          </w:rPr>
          <w:delText>:</w:delText>
        </w:r>
        <w:r w:rsidR="00C04330" w:rsidRPr="00C04330" w:rsidDel="000448FD">
          <w:delText xml:space="preserve"> </w:delText>
        </w:r>
      </w:del>
      <w:r w:rsidR="00C04330" w:rsidRPr="0075794C">
        <w:t>"</w:t>
      </w:r>
      <w:del w:id="133" w:author="Ricardo Massao Kagami Zanotto" w:date="2020-09-25T19:10:00Z">
        <w:r w:rsidR="00C04330" w:rsidRPr="0075794C" w:rsidDel="000448FD">
          <w:delText xml:space="preserve">O </w:delText>
        </w:r>
      </w:del>
      <w:ins w:id="134" w:author="Ricardo Massao Kagami Zanotto" w:date="2020-09-25T19:10:00Z">
        <w:r w:rsidR="000448FD">
          <w:t>o</w:t>
        </w:r>
        <w:r w:rsidR="000448FD" w:rsidRPr="0075794C">
          <w:t xml:space="preserve"> </w:t>
        </w:r>
      </w:ins>
      <w:commentRangeStart w:id="135"/>
      <w:r w:rsidR="00C04330" w:rsidRPr="0075794C">
        <w:t>sucesso de uma organização depende em grande parte sobre como ela compreende por completo seus processos de negócio e como ela os realiza da forma mais eficaz e mais eficiente</w:t>
      </w:r>
      <w:commentRangeEnd w:id="135"/>
      <w:r w:rsidR="00507F44">
        <w:rPr>
          <w:rStyle w:val="Refdecomentrio"/>
          <w:rFonts w:eastAsia="Calibri"/>
          <w:lang w:eastAsia="en-US"/>
        </w:rPr>
        <w:commentReference w:id="135"/>
      </w:r>
      <w:del w:id="136" w:author="Ricardo Massao Kagami Zanotto" w:date="2020-09-25T19:11:00Z">
        <w:r w:rsidR="00C04330" w:rsidRPr="0075794C" w:rsidDel="00507F44">
          <w:delText>.</w:delText>
        </w:r>
      </w:del>
      <w:r w:rsidR="00C04330" w:rsidRPr="0075794C">
        <w:t>"</w:t>
      </w:r>
      <w:ins w:id="137" w:author="Ricardo Massao Kagami Zanotto" w:date="2020-09-25T19:11:00Z">
        <w:r w:rsidR="00507F44">
          <w:t>.</w:t>
        </w:r>
      </w:ins>
    </w:p>
    <w:p w14:paraId="695D1ECA" w14:textId="250ECE60" w:rsidR="00C04330" w:rsidRDefault="00592CC9" w:rsidP="00C544C8">
      <w:pPr>
        <w:pStyle w:val="Corpodetexto"/>
        <w:spacing w:line="360" w:lineRule="auto"/>
        <w:ind w:right="2" w:firstLine="709"/>
        <w:jc w:val="both"/>
      </w:pPr>
      <w:r>
        <w:t xml:space="preserve">Dessa forma, </w:t>
      </w:r>
      <w:r w:rsidR="00C544C8">
        <w:t xml:space="preserve">possuindo o </w:t>
      </w:r>
      <w:del w:id="138" w:author="Ricardo Massao Kagami Zanotto" w:date="2020-09-25T19:12:00Z">
        <w:r w:rsidR="00C544C8" w:rsidDel="00A165F7">
          <w:delText>sindico</w:delText>
        </w:r>
      </w:del>
      <w:ins w:id="139" w:author="Ricardo Massao Kagami Zanotto" w:date="2020-09-25T19:12:00Z">
        <w:r w:rsidR="00A165F7">
          <w:t>síndico</w:t>
        </w:r>
        <w:r w:rsidR="00552BC4">
          <w:t>,</w:t>
        </w:r>
      </w:ins>
      <w:r w:rsidR="00C544C8">
        <w:t xml:space="preserve"> o domínio completo das suas atribuições</w:t>
      </w:r>
      <w:ins w:id="140" w:author="Ricardo Massao Kagami Zanotto" w:date="2020-09-25T19:12:00Z">
        <w:r w:rsidR="00552BC4">
          <w:t>,</w:t>
        </w:r>
      </w:ins>
      <w:r w:rsidR="00C544C8">
        <w:t xml:space="preserve"> </w:t>
      </w:r>
      <w:del w:id="141" w:author="Ricardo Massao Kagami Zanotto" w:date="2020-09-25T19:12:00Z">
        <w:r w:rsidR="00C544C8" w:rsidDel="00552BC4">
          <w:delText xml:space="preserve">foi </w:delText>
        </w:r>
      </w:del>
      <w:ins w:id="142" w:author="Ricardo Massao Kagami Zanotto" w:date="2020-09-25T19:12:00Z">
        <w:r w:rsidR="00552BC4">
          <w:t xml:space="preserve">é </w:t>
        </w:r>
      </w:ins>
      <w:r w:rsidR="00C544C8">
        <w:t>possível informatizar suas atividades e dar transparência e acessibilidade a essa figura fundamental na gestão do condomínio.</w:t>
      </w:r>
    </w:p>
    <w:p w14:paraId="5427D7C0" w14:textId="256BF0D8" w:rsidR="00C544C8" w:rsidRPr="0075794C" w:rsidRDefault="00C544C8" w:rsidP="00C544C8">
      <w:pPr>
        <w:pStyle w:val="Corpodetexto"/>
        <w:spacing w:line="360" w:lineRule="auto"/>
        <w:ind w:right="2" w:firstLine="709"/>
        <w:jc w:val="both"/>
      </w:pPr>
      <w:r>
        <w:t>A</w:t>
      </w:r>
      <w:r w:rsidRPr="0075794C">
        <w:t>través de pesquisas</w:t>
      </w:r>
      <w:r>
        <w:t xml:space="preserve"> por ferramentas ou sistemas de gerenciamento que foquem na figura do s</w:t>
      </w:r>
      <w:ins w:id="143" w:author="Ricardo Massao Kagami Zanotto" w:date="2020-09-25T19:12:00Z">
        <w:r w:rsidR="00552BC4">
          <w:t>í</w:t>
        </w:r>
      </w:ins>
      <w:del w:id="144" w:author="Ricardo Massao Kagami Zanotto" w:date="2020-09-25T19:12:00Z">
        <w:r w:rsidDel="00552BC4">
          <w:delText>i</w:delText>
        </w:r>
      </w:del>
      <w:r>
        <w:t>ndico</w:t>
      </w:r>
      <w:ins w:id="145" w:author="Ricardo Massao Kagami Zanotto" w:date="2020-09-25T19:12:00Z">
        <w:r w:rsidR="00552BC4">
          <w:t>,</w:t>
        </w:r>
      </w:ins>
      <w:r>
        <w:t xml:space="preserve"> </w:t>
      </w:r>
      <w:r w:rsidRPr="0075794C">
        <w:t xml:space="preserve">foi </w:t>
      </w:r>
      <w:r>
        <w:t xml:space="preserve">constatado que </w:t>
      </w:r>
      <w:commentRangeStart w:id="146"/>
      <w:r>
        <w:t xml:space="preserve">não há sistemas </w:t>
      </w:r>
      <w:r w:rsidRPr="0075794C">
        <w:t xml:space="preserve">que </w:t>
      </w:r>
      <w:r>
        <w:t xml:space="preserve">foquem estritamente </w:t>
      </w:r>
      <w:ins w:id="147" w:author="Ricardo Massao Kagami Zanotto" w:date="2020-09-25T19:13:00Z">
        <w:r w:rsidR="00552BC4">
          <w:t>em sua atuação</w:t>
        </w:r>
      </w:ins>
      <w:del w:id="148" w:author="Ricardo Massao Kagami Zanotto" w:date="2020-09-25T19:13:00Z">
        <w:r w:rsidDel="00552BC4">
          <w:delText>na figura do sindico</w:delText>
        </w:r>
      </w:del>
      <w:r>
        <w:t xml:space="preserve"> </w:t>
      </w:r>
      <w:commentRangeEnd w:id="146"/>
      <w:r w:rsidR="003F11E7">
        <w:rPr>
          <w:rStyle w:val="Refdecomentrio"/>
          <w:rFonts w:eastAsia="Calibri"/>
          <w:lang w:eastAsia="en-US"/>
        </w:rPr>
        <w:commentReference w:id="146"/>
      </w:r>
      <w:r>
        <w:t xml:space="preserve">com foco na </w:t>
      </w:r>
      <w:r w:rsidRPr="0075794C">
        <w:t xml:space="preserve">transparência </w:t>
      </w:r>
      <w:r>
        <w:t xml:space="preserve">de suas </w:t>
      </w:r>
      <w:r w:rsidRPr="0075794C">
        <w:t>atividades</w:t>
      </w:r>
      <w:ins w:id="149" w:author="Ricardo Massao Kagami Zanotto" w:date="2020-09-25T19:13:00Z">
        <w:r w:rsidR="00552BC4">
          <w:t>.</w:t>
        </w:r>
      </w:ins>
    </w:p>
    <w:p w14:paraId="4033D87C" w14:textId="6A3E766F" w:rsidR="00C04330" w:rsidDel="00BE3543" w:rsidRDefault="00C04330" w:rsidP="00C04330">
      <w:pPr>
        <w:pStyle w:val="Corpodetexto"/>
        <w:tabs>
          <w:tab w:val="left" w:pos="720"/>
        </w:tabs>
        <w:spacing w:line="360" w:lineRule="auto"/>
        <w:jc w:val="both"/>
        <w:rPr>
          <w:del w:id="150" w:author="Ricardo Massao Kagami Zanotto" w:date="2020-09-25T17:23:00Z"/>
          <w:u w:val="single"/>
        </w:rPr>
      </w:pPr>
    </w:p>
    <w:p w14:paraId="39837D5E" w14:textId="79527343" w:rsidR="00C544C8" w:rsidDel="00BE3543" w:rsidRDefault="00C544C8" w:rsidP="00C04330">
      <w:pPr>
        <w:pStyle w:val="Corpodetexto"/>
        <w:tabs>
          <w:tab w:val="left" w:pos="720"/>
        </w:tabs>
        <w:spacing w:line="360" w:lineRule="auto"/>
        <w:jc w:val="both"/>
        <w:rPr>
          <w:del w:id="151" w:author="Ricardo Massao Kagami Zanotto" w:date="2020-09-25T17:23:00Z"/>
          <w:u w:val="single"/>
        </w:rPr>
      </w:pPr>
    </w:p>
    <w:p w14:paraId="7251EFB3" w14:textId="6B1CC39A" w:rsidR="00C544C8" w:rsidDel="00BE3543" w:rsidRDefault="00C544C8" w:rsidP="00C04330">
      <w:pPr>
        <w:pStyle w:val="Corpodetexto"/>
        <w:tabs>
          <w:tab w:val="left" w:pos="720"/>
        </w:tabs>
        <w:spacing w:line="360" w:lineRule="auto"/>
        <w:jc w:val="both"/>
        <w:rPr>
          <w:del w:id="152" w:author="Ricardo Massao Kagami Zanotto" w:date="2020-09-25T17:23:00Z"/>
          <w:u w:val="single"/>
        </w:rPr>
      </w:pPr>
    </w:p>
    <w:p w14:paraId="714E06B2" w14:textId="77777777" w:rsidR="00C544C8" w:rsidRDefault="00C544C8" w:rsidP="00C04330">
      <w:pPr>
        <w:pStyle w:val="Corpodetexto"/>
        <w:tabs>
          <w:tab w:val="left" w:pos="720"/>
        </w:tabs>
        <w:spacing w:line="360" w:lineRule="auto"/>
        <w:jc w:val="both"/>
        <w:rPr>
          <w:u w:val="single"/>
        </w:rPr>
      </w:pPr>
    </w:p>
    <w:p w14:paraId="66321F5E" w14:textId="77777777" w:rsidR="00C04330" w:rsidRPr="00C04330" w:rsidRDefault="00C04330" w:rsidP="00A42C46">
      <w:pPr>
        <w:pStyle w:val="Corpodetexto"/>
        <w:tabs>
          <w:tab w:val="left" w:pos="720"/>
        </w:tabs>
        <w:spacing w:line="360" w:lineRule="auto"/>
        <w:ind w:firstLine="709"/>
        <w:jc w:val="both"/>
        <w:rPr>
          <w:rFonts w:cs="Arial"/>
          <w:szCs w:val="24"/>
          <w:u w:val="single"/>
        </w:rPr>
      </w:pPr>
    </w:p>
    <w:p w14:paraId="4C351A47" w14:textId="77777777" w:rsidR="00326018" w:rsidRDefault="00326018" w:rsidP="00326018">
      <w:pPr>
        <w:pStyle w:val="Ttulo2"/>
      </w:pPr>
      <w:bookmarkStart w:id="153" w:name="_Toc39592441"/>
      <w:commentRangeStart w:id="154"/>
      <w:r>
        <w:t>Justificativa</w:t>
      </w:r>
      <w:bookmarkEnd w:id="153"/>
      <w:r>
        <w:t xml:space="preserve"> </w:t>
      </w:r>
      <w:commentRangeEnd w:id="154"/>
      <w:r w:rsidR="00341F21">
        <w:rPr>
          <w:rStyle w:val="Refdecomentrio"/>
          <w:rFonts w:eastAsia="Calibri"/>
          <w:bCs w:val="0"/>
          <w:caps w:val="0"/>
        </w:rPr>
        <w:commentReference w:id="154"/>
      </w:r>
    </w:p>
    <w:p w14:paraId="028203B6" w14:textId="77777777" w:rsidR="007929BD" w:rsidRDefault="00C04330" w:rsidP="00667876">
      <w:pPr>
        <w:pStyle w:val="Corpodetexto"/>
        <w:spacing w:line="360" w:lineRule="auto"/>
        <w:ind w:right="2" w:firstLine="709"/>
        <w:jc w:val="both"/>
        <w:rPr>
          <w:ins w:id="155" w:author="Ricardo Massao Kagami Zanotto" w:date="2020-09-25T19:20:00Z"/>
        </w:rPr>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del w:id="156" w:author="Ricardo Massao Kagami Zanotto" w:date="2020-09-25T19:20:00Z">
        <w:r w:rsidR="00667876" w:rsidDel="007929BD">
          <w:delText xml:space="preserve"> </w:delText>
        </w:r>
      </w:del>
    </w:p>
    <w:p w14:paraId="72811EC5" w14:textId="234DBAB4" w:rsidR="007C2076" w:rsidRPr="0075794C" w:rsidRDefault="00667876" w:rsidP="00667876">
      <w:pPr>
        <w:pStyle w:val="Corpodetexto"/>
        <w:spacing w:line="360" w:lineRule="auto"/>
        <w:ind w:right="2" w:firstLine="709"/>
        <w:jc w:val="both"/>
      </w:pPr>
      <w:r>
        <w:t>O</w:t>
      </w:r>
      <w:r w:rsidR="007C2076" w:rsidRPr="0075794C">
        <w:t xml:space="preserve"> </w:t>
      </w:r>
      <w:r>
        <w:t>s</w:t>
      </w:r>
      <w:r w:rsidR="007C2076" w:rsidRPr="0075794C">
        <w:t xml:space="preserve">istema, </w:t>
      </w:r>
      <w:ins w:id="157" w:author="Ricardo Massao Kagami Zanotto" w:date="2020-09-25T19:20:00Z">
        <w:r w:rsidR="007929BD">
          <w:t xml:space="preserve">buscará </w:t>
        </w:r>
      </w:ins>
      <w:r w:rsidR="007C2076" w:rsidRPr="0075794C">
        <w:t>aumentar</w:t>
      </w:r>
      <w:del w:id="158" w:author="Ricardo Massao Kagami Zanotto" w:date="2020-09-25T19:20:00Z">
        <w:r w:rsidR="007C2076" w:rsidRPr="0075794C" w:rsidDel="007929BD">
          <w:delText>a</w:delText>
        </w:r>
      </w:del>
      <w:r w:rsidR="007C2076" w:rsidRPr="0075794C">
        <w:t xml:space="preserve"> a satisfação dos condôminos em relação </w:t>
      </w:r>
      <w:del w:id="159" w:author="Ricardo Massao Kagami Zanotto" w:date="2020-09-25T19:21:00Z">
        <w:r w:rsidR="007C2076" w:rsidRPr="0075794C" w:rsidDel="007929BD">
          <w:delText xml:space="preserve">a </w:delText>
        </w:r>
      </w:del>
      <w:ins w:id="160" w:author="Ricardo Massao Kagami Zanotto" w:date="2020-09-25T19:21:00Z">
        <w:r w:rsidR="007929BD">
          <w:t>à</w:t>
        </w:r>
        <w:r w:rsidR="007929BD" w:rsidRPr="0075794C">
          <w:t xml:space="preserve"> </w:t>
        </w:r>
      </w:ins>
      <w:r w:rsidR="007C2076" w:rsidRPr="0075794C">
        <w:t>gestão do s</w:t>
      </w:r>
      <w:r>
        <w:t>í</w:t>
      </w:r>
      <w:r w:rsidR="007C2076" w:rsidRPr="0075794C">
        <w:t>ndico, assim como auxiliar</w:t>
      </w:r>
      <w:del w:id="161" w:author="Ricardo Massao Kagami Zanotto" w:date="2020-09-25T19:21:00Z">
        <w:r w:rsidR="007C2076" w:rsidRPr="0075794C" w:rsidDel="007929BD">
          <w:delText>á</w:delText>
        </w:r>
      </w:del>
      <w:r w:rsidR="007C2076" w:rsidRPr="0075794C">
        <w:t xml:space="preserve"> o mesmo em suas tarefas mais rotineiras, facilitando </w:t>
      </w:r>
      <w:ins w:id="162" w:author="Ricardo Massao Kagami Zanotto" w:date="2020-09-25T19:21:00Z">
        <w:r w:rsidR="007929BD">
          <w:t xml:space="preserve">o </w:t>
        </w:r>
      </w:ins>
      <w:r w:rsidR="007C2076" w:rsidRPr="0075794C">
        <w:t xml:space="preserve">processo de controle de caixa, atividades </w:t>
      </w:r>
      <w:ins w:id="163" w:author="Ricardo Massao Kagami Zanotto" w:date="2020-09-25T19:21:00Z">
        <w:r w:rsidR="007929BD">
          <w:t>d</w:t>
        </w:r>
      </w:ins>
      <w:r w:rsidR="007C2076" w:rsidRPr="0075794C">
        <w:t xml:space="preserve">e prestação de contas, tendo em vista que o mesmo terá uma ferramenta onde poderá disponibilizar de forma transparente e </w:t>
      </w:r>
      <w:del w:id="164" w:author="Ricardo Massao Kagami Zanotto" w:date="2020-09-25T19:21:00Z">
        <w:r w:rsidR="007C2076" w:rsidRPr="0075794C" w:rsidDel="006F2784">
          <w:delText xml:space="preserve">intuitivo </w:delText>
        </w:r>
      </w:del>
      <w:ins w:id="165" w:author="Ricardo Massao Kagami Zanotto" w:date="2020-09-25T19:21:00Z">
        <w:r w:rsidR="006F2784" w:rsidRPr="0075794C">
          <w:t>intuitiv</w:t>
        </w:r>
        <w:r w:rsidR="006F2784">
          <w:t>a</w:t>
        </w:r>
        <w:r w:rsidR="006F2784" w:rsidRPr="0075794C">
          <w:t xml:space="preserve"> </w:t>
        </w:r>
      </w:ins>
      <w:r w:rsidR="007C2076" w:rsidRPr="0075794C">
        <w:t xml:space="preserve">os dados de operações administrativas assim como as ações executadas pelo </w:t>
      </w:r>
      <w:del w:id="166" w:author="Ricardo Massao Kagami Zanotto" w:date="2020-09-25T19:21:00Z">
        <w:r w:rsidR="007C2076" w:rsidRPr="0075794C" w:rsidDel="006F2784">
          <w:delText xml:space="preserve">sindico </w:delText>
        </w:r>
      </w:del>
      <w:ins w:id="167" w:author="Ricardo Massao Kagami Zanotto" w:date="2020-09-25T19:21:00Z">
        <w:r w:rsidR="006F2784" w:rsidRPr="0075794C">
          <w:t>s</w:t>
        </w:r>
        <w:r w:rsidR="006F2784">
          <w:t>í</w:t>
        </w:r>
        <w:r w:rsidR="006F2784" w:rsidRPr="0075794C">
          <w:t xml:space="preserve">ndico </w:t>
        </w:r>
      </w:ins>
      <w:r w:rsidR="007C2076" w:rsidRPr="0075794C">
        <w:t>em suas tarefas exercidas dentro do</w:t>
      </w:r>
      <w:r w:rsidR="007C2076" w:rsidRPr="0075794C">
        <w:rPr>
          <w:spacing w:val="12"/>
        </w:rPr>
        <w:t xml:space="preserve"> </w:t>
      </w:r>
      <w:r w:rsidR="007C2076" w:rsidRPr="0075794C">
        <w:t>condomínio.</w:t>
      </w:r>
    </w:p>
    <w:p w14:paraId="4C351A4A" w14:textId="780045E8" w:rsidR="00483FF9" w:rsidRDefault="001855A0" w:rsidP="00F87084">
      <w:pPr>
        <w:pStyle w:val="Ttulo2"/>
        <w:rPr>
          <w:ins w:id="168" w:author="Ricardo Massao Kagami Zanotto" w:date="2020-09-25T19:21:00Z"/>
        </w:rPr>
      </w:pPr>
      <w:bookmarkStart w:id="169" w:name="_Toc257728959"/>
      <w:bookmarkStart w:id="170" w:name="_Toc257729060"/>
      <w:bookmarkStart w:id="171" w:name="_Toc257729282"/>
      <w:bookmarkStart w:id="172" w:name="_Toc257729448"/>
      <w:bookmarkStart w:id="173" w:name="_Toc257729485"/>
      <w:bookmarkStart w:id="174" w:name="_Toc257729502"/>
      <w:bookmarkStart w:id="175" w:name="_Toc257814809"/>
      <w:bookmarkStart w:id="176" w:name="_Toc266865625"/>
      <w:bookmarkStart w:id="177" w:name="_Toc39592442"/>
      <w:r>
        <w:t>Objetivos</w:t>
      </w:r>
      <w:bookmarkEnd w:id="169"/>
      <w:bookmarkEnd w:id="170"/>
      <w:bookmarkEnd w:id="171"/>
      <w:bookmarkEnd w:id="172"/>
      <w:bookmarkEnd w:id="173"/>
      <w:bookmarkEnd w:id="174"/>
      <w:bookmarkEnd w:id="175"/>
      <w:bookmarkEnd w:id="176"/>
      <w:bookmarkEnd w:id="177"/>
    </w:p>
    <w:p w14:paraId="3D86D02A" w14:textId="3EC9CC3B" w:rsidR="006F2784" w:rsidRDefault="006F2784" w:rsidP="006F2784">
      <w:pPr>
        <w:pStyle w:val="Texto"/>
        <w:rPr>
          <w:ins w:id="178" w:author="Ricardo Massao Kagami Zanotto" w:date="2020-09-25T19:21:00Z"/>
        </w:rPr>
      </w:pPr>
      <w:ins w:id="179" w:author="Ricardo Massao Kagami Zanotto" w:date="2020-09-25T19:21:00Z">
        <w:r>
          <w:t xml:space="preserve">São apresentados a seguir, os </w:t>
        </w:r>
        <w:proofErr w:type="gramStart"/>
        <w:r>
          <w:t>objetivos geral</w:t>
        </w:r>
        <w:proofErr w:type="gramEnd"/>
        <w:r>
          <w:t xml:space="preserve"> e espe</w:t>
        </w:r>
      </w:ins>
      <w:ins w:id="180" w:author="Ricardo Massao Kagami Zanotto" w:date="2020-09-25T19:22:00Z">
        <w:r>
          <w:t>cíficos</w:t>
        </w:r>
        <w:r w:rsidR="000B7BF2">
          <w:t>, referentes ao desenvolvimento deste trabalho.</w:t>
        </w:r>
      </w:ins>
    </w:p>
    <w:p w14:paraId="164AE2E1" w14:textId="77777777" w:rsidR="006F2784" w:rsidRPr="00797FC9" w:rsidRDefault="006F2784">
      <w:pPr>
        <w:pStyle w:val="Texto"/>
        <w:pPrChange w:id="181" w:author="Ricardo Massao Kagami Zanotto" w:date="2020-09-25T19:21:00Z">
          <w:pPr>
            <w:pStyle w:val="Ttulo2"/>
          </w:pPr>
        </w:pPrChange>
      </w:pPr>
    </w:p>
    <w:p w14:paraId="4C351A4B" w14:textId="77777777" w:rsidR="001855A0" w:rsidRDefault="00906A14" w:rsidP="00455524">
      <w:pPr>
        <w:pStyle w:val="Ttulo3"/>
        <w:spacing w:before="0" w:after="0"/>
      </w:pPr>
      <w:bookmarkStart w:id="182" w:name="_Toc257728960"/>
      <w:bookmarkStart w:id="183" w:name="_Toc257729061"/>
      <w:bookmarkStart w:id="184" w:name="_Toc257729283"/>
      <w:bookmarkStart w:id="185" w:name="_Toc257729449"/>
      <w:bookmarkStart w:id="186" w:name="_Toc257729486"/>
      <w:bookmarkStart w:id="187" w:name="_Toc257729503"/>
      <w:bookmarkStart w:id="188" w:name="_Toc266865626"/>
      <w:bookmarkStart w:id="189" w:name="_Toc39592443"/>
      <w:bookmarkStart w:id="190" w:name="_Toc257814810"/>
      <w:r>
        <w:t>Objetivo Geral</w:t>
      </w:r>
      <w:bookmarkEnd w:id="182"/>
      <w:bookmarkEnd w:id="183"/>
      <w:bookmarkEnd w:id="184"/>
      <w:bookmarkEnd w:id="185"/>
      <w:bookmarkEnd w:id="186"/>
      <w:bookmarkEnd w:id="187"/>
      <w:bookmarkEnd w:id="188"/>
      <w:bookmarkEnd w:id="189"/>
      <w:r w:rsidR="004043F0">
        <w:t xml:space="preserve"> </w:t>
      </w:r>
      <w:bookmarkEnd w:id="190"/>
    </w:p>
    <w:p w14:paraId="22E1EF6B" w14:textId="77777777" w:rsidR="000B7BF2" w:rsidRDefault="000B7BF2" w:rsidP="00455524">
      <w:pPr>
        <w:pStyle w:val="Texto"/>
        <w:rPr>
          <w:ins w:id="191" w:author="Ricardo Massao Kagami Zanotto" w:date="2020-09-25T19:22:00Z"/>
        </w:rPr>
      </w:pPr>
    </w:p>
    <w:p w14:paraId="4C351A4C" w14:textId="157CE3AA" w:rsidR="00455524" w:rsidRPr="00455524" w:rsidRDefault="000B7BF2" w:rsidP="00455524">
      <w:pPr>
        <w:pStyle w:val="Texto"/>
      </w:pPr>
      <w:ins w:id="192" w:author="Ricardo Massao Kagami Zanotto" w:date="2020-09-25T19:22:00Z">
        <w:r>
          <w:t xml:space="preserve">O objetivo geral deste trabalho consiste no </w:t>
        </w:r>
      </w:ins>
      <w:del w:id="193" w:author="Ricardo Massao Kagami Zanotto" w:date="2020-09-25T19:22:00Z">
        <w:r w:rsidR="001E6942" w:rsidDel="000B7BF2">
          <w:delText>Desenvo</w:delText>
        </w:r>
        <w:r w:rsidR="003156D5" w:rsidDel="000B7BF2">
          <w:delText>lv</w:delText>
        </w:r>
        <w:r w:rsidR="001E6942" w:rsidDel="000B7BF2">
          <w:delText xml:space="preserve">er </w:delText>
        </w:r>
      </w:del>
      <w:ins w:id="194" w:author="Ricardo Massao Kagami Zanotto" w:date="2020-09-25T19:22:00Z">
        <w:r>
          <w:t xml:space="preserve">desenvolvimento </w:t>
        </w:r>
      </w:ins>
      <w:r w:rsidR="001E6942">
        <w:t xml:space="preserve">um sistema </w:t>
      </w:r>
      <w:r w:rsidR="001E6942" w:rsidRPr="000B7BF2">
        <w:rPr>
          <w:i/>
          <w:iCs/>
          <w:rPrChange w:id="195" w:author="Ricardo Massao Kagami Zanotto" w:date="2020-09-25T19:22:00Z">
            <w:rPr/>
          </w:rPrChange>
        </w:rPr>
        <w:t>web</w:t>
      </w:r>
      <w:r w:rsidR="001E6942">
        <w:t xml:space="preserve">, para </w:t>
      </w:r>
      <w:r w:rsidR="001E6942" w:rsidRPr="0075794C">
        <w:t xml:space="preserve">gerenciamento dos recursos, atividades e informações necessárias para a manutenção e organização do Condomínio </w:t>
      </w:r>
      <w:commentRangeStart w:id="196"/>
      <w:r w:rsidR="001E6942" w:rsidRPr="0075794C">
        <w:t>Paulina III</w:t>
      </w:r>
      <w:commentRangeEnd w:id="196"/>
      <w:r>
        <w:rPr>
          <w:rStyle w:val="Refdecomentrio"/>
        </w:rPr>
        <w:commentReference w:id="196"/>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787DA6AF" w:rsidR="00547081" w:rsidRDefault="0009715B">
      <w:pPr>
        <w:pStyle w:val="Texto"/>
        <w:numPr>
          <w:ilvl w:val="0"/>
          <w:numId w:val="28"/>
        </w:numPr>
        <w:ind w:left="993" w:hanging="284"/>
        <w:pPrChange w:id="197" w:author="Ricardo Massao Kagami Zanotto" w:date="2020-09-25T19:25:00Z">
          <w:pPr>
            <w:pStyle w:val="Texto"/>
            <w:numPr>
              <w:numId w:val="28"/>
            </w:numPr>
            <w:ind w:left="1429" w:hanging="360"/>
          </w:pPr>
        </w:pPrChange>
      </w:pPr>
      <w:del w:id="198" w:author="Ricardo Massao Kagami Zanotto" w:date="2020-09-25T19:23:00Z">
        <w:r w:rsidDel="000B7BF2">
          <w:delText xml:space="preserve">Permitir </w:delText>
        </w:r>
      </w:del>
      <w:ins w:id="199" w:author="Ricardo Massao Kagami Zanotto" w:date="2020-09-25T19:23:00Z">
        <w:r w:rsidR="000B7BF2">
          <w:t>Desenvolver u</w:t>
        </w:r>
        <w:r w:rsidR="00292441">
          <w:t>ma aplicação de</w:t>
        </w:r>
        <w:r w:rsidR="000B7BF2">
          <w:t xml:space="preserve"> </w:t>
        </w:r>
      </w:ins>
      <w:r>
        <w:t>cadastro e acompanhamento de tarefas do síndico;</w:t>
      </w:r>
    </w:p>
    <w:p w14:paraId="4147D1F7" w14:textId="294E1B8D" w:rsidR="0009715B" w:rsidRDefault="0009715B">
      <w:pPr>
        <w:pStyle w:val="Texto"/>
        <w:numPr>
          <w:ilvl w:val="0"/>
          <w:numId w:val="28"/>
        </w:numPr>
        <w:ind w:left="993" w:hanging="284"/>
        <w:pPrChange w:id="200" w:author="Ricardo Massao Kagami Zanotto" w:date="2020-09-25T19:25:00Z">
          <w:pPr>
            <w:pStyle w:val="Texto"/>
            <w:numPr>
              <w:numId w:val="28"/>
            </w:numPr>
            <w:ind w:left="1429" w:hanging="360"/>
          </w:pPr>
        </w:pPrChange>
      </w:pPr>
      <w:del w:id="201" w:author="Ricardo Massao Kagami Zanotto" w:date="2020-09-25T19:24:00Z">
        <w:r w:rsidDel="00292441">
          <w:lastRenderedPageBreak/>
          <w:delText xml:space="preserve">Permitir </w:delText>
        </w:r>
      </w:del>
      <w:ins w:id="202" w:author="Ricardo Massao Kagami Zanotto" w:date="2020-09-25T19:24:00Z">
        <w:r w:rsidR="00292441">
          <w:t xml:space="preserve">Criar um </w:t>
        </w:r>
        <w:r w:rsidR="00866BC1">
          <w:t>sistema para</w:t>
        </w:r>
        <w:r w:rsidR="00292441">
          <w:t xml:space="preserve"> </w:t>
        </w:r>
      </w:ins>
      <w:r>
        <w:t>cadastro e controle de moradores e visitantes;</w:t>
      </w:r>
    </w:p>
    <w:p w14:paraId="1812654A" w14:textId="76E3F99C" w:rsidR="0009715B" w:rsidRDefault="0009715B">
      <w:pPr>
        <w:pStyle w:val="Texto"/>
        <w:numPr>
          <w:ilvl w:val="0"/>
          <w:numId w:val="28"/>
        </w:numPr>
        <w:ind w:left="993" w:hanging="284"/>
        <w:pPrChange w:id="203" w:author="Ricardo Massao Kagami Zanotto" w:date="2020-09-25T19:25:00Z">
          <w:pPr>
            <w:pStyle w:val="Texto"/>
            <w:numPr>
              <w:numId w:val="28"/>
            </w:numPr>
            <w:ind w:left="1429" w:hanging="360"/>
          </w:pPr>
        </w:pPrChange>
      </w:pPr>
      <w:del w:id="204" w:author="Ricardo Massao Kagami Zanotto" w:date="2020-09-25T19:24:00Z">
        <w:r w:rsidDel="00866BC1">
          <w:delText xml:space="preserve">Permitir </w:delText>
        </w:r>
      </w:del>
      <w:ins w:id="205" w:author="Ricardo Massao Kagami Zanotto" w:date="2020-09-25T19:24:00Z">
        <w:r w:rsidR="00866BC1">
          <w:t xml:space="preserve">Realizar a </w:t>
        </w:r>
      </w:ins>
      <w:r>
        <w:t xml:space="preserve">criação de </w:t>
      </w:r>
      <w:ins w:id="206" w:author="Ricardo Massao Kagami Zanotto" w:date="2020-09-25T19:24:00Z">
        <w:r w:rsidR="00866BC1">
          <w:t xml:space="preserve">um subsistema de </w:t>
        </w:r>
      </w:ins>
      <w:r>
        <w:t xml:space="preserve">enquetes </w:t>
      </w:r>
      <w:r w:rsidRPr="00866BC1">
        <w:rPr>
          <w:i/>
          <w:iCs/>
          <w:rPrChange w:id="207" w:author="Ricardo Massao Kagami Zanotto" w:date="2020-09-25T19:24:00Z">
            <w:rPr/>
          </w:rPrChange>
        </w:rPr>
        <w:t>online</w:t>
      </w:r>
      <w:r>
        <w:t>;</w:t>
      </w:r>
    </w:p>
    <w:p w14:paraId="1B6B6853" w14:textId="503EB564" w:rsidR="0009715B" w:rsidRDefault="0009715B">
      <w:pPr>
        <w:pStyle w:val="Texto"/>
        <w:numPr>
          <w:ilvl w:val="0"/>
          <w:numId w:val="28"/>
        </w:numPr>
        <w:ind w:left="993" w:hanging="284"/>
        <w:pPrChange w:id="208" w:author="Ricardo Massao Kagami Zanotto" w:date="2020-09-25T19:25:00Z">
          <w:pPr>
            <w:pStyle w:val="Texto"/>
            <w:numPr>
              <w:numId w:val="28"/>
            </w:numPr>
            <w:ind w:left="1429" w:hanging="360"/>
          </w:pPr>
        </w:pPrChange>
      </w:pPr>
      <w:del w:id="209" w:author="Ricardo Massao Kagami Zanotto" w:date="2020-09-25T19:24:00Z">
        <w:r w:rsidDel="00866BC1">
          <w:delText>Apresentação de</w:delText>
        </w:r>
      </w:del>
      <w:ins w:id="210" w:author="Ricardo Massao Kagami Zanotto" w:date="2020-09-25T19:24:00Z">
        <w:r w:rsidR="00866BC1">
          <w:t>Desenvolver</w:t>
        </w:r>
      </w:ins>
      <w:r>
        <w:t xml:space="preserve"> uma interface interativa</w:t>
      </w:r>
      <w:del w:id="211" w:author="Ricardo Massao Kagami Zanotto" w:date="2020-09-25T19:24:00Z">
        <w:r w:rsidDel="00866BC1">
          <w:delText xml:space="preserve">, </w:delText>
        </w:r>
      </w:del>
      <w:ins w:id="212" w:author="Ricardo Massao Kagami Zanotto" w:date="2020-09-25T19:24:00Z">
        <w:r w:rsidR="00866BC1">
          <w:t xml:space="preserve"> e </w:t>
        </w:r>
      </w:ins>
      <w:r>
        <w:t>amigável ao usuário</w:t>
      </w:r>
      <w:ins w:id="213" w:author="Ricardo Massao Kagami Zanotto" w:date="2020-09-25T19:24:00Z">
        <w:r w:rsidR="00866BC1">
          <w:t xml:space="preserve"> </w:t>
        </w:r>
      </w:ins>
      <w:del w:id="214" w:author="Ricardo Massao Kagami Zanotto" w:date="2020-09-25T19:24:00Z">
        <w:r w:rsidDel="00866BC1">
          <w:delText>;</w:delText>
        </w:r>
      </w:del>
      <w:ins w:id="215" w:author="Ricardo Massao Kagami Zanotto" w:date="2020-09-25T19:24:00Z">
        <w:r w:rsidR="00866BC1">
          <w:t>e</w:t>
        </w:r>
      </w:ins>
    </w:p>
    <w:p w14:paraId="7C4EAEA3" w14:textId="54E58FD9" w:rsidR="0009715B" w:rsidRDefault="00CC1C3B">
      <w:pPr>
        <w:pStyle w:val="Texto"/>
        <w:numPr>
          <w:ilvl w:val="0"/>
          <w:numId w:val="28"/>
        </w:numPr>
        <w:ind w:left="993" w:hanging="284"/>
        <w:pPrChange w:id="216" w:author="Ricardo Massao Kagami Zanotto" w:date="2020-09-25T19:25:00Z">
          <w:pPr>
            <w:pStyle w:val="Texto"/>
            <w:numPr>
              <w:numId w:val="28"/>
            </w:numPr>
            <w:ind w:left="1429" w:hanging="360"/>
          </w:pPr>
        </w:pPrChange>
      </w:pPr>
      <w:ins w:id="217" w:author="Ricardo Massao Kagami Zanotto" w:date="2020-09-25T19:26:00Z">
        <w:r>
          <w:t xml:space="preserve">Desenvolver o </w:t>
        </w:r>
      </w:ins>
      <w:del w:id="218" w:author="Ricardo Massao Kagami Zanotto" w:date="2020-09-25T19:26:00Z">
        <w:r w:rsidR="0009715B" w:rsidDel="00CC1C3B">
          <w:delText xml:space="preserve">Sistema </w:delText>
        </w:r>
      </w:del>
      <w:ins w:id="219" w:author="Ricardo Massao Kagami Zanotto" w:date="2020-09-25T19:26:00Z">
        <w:r>
          <w:t xml:space="preserve">sistema como </w:t>
        </w:r>
      </w:ins>
      <w:proofErr w:type="spellStart"/>
      <w:r w:rsidR="0009715B">
        <w:t>multi-plataforma</w:t>
      </w:r>
      <w:proofErr w:type="spellEnd"/>
      <w:ins w:id="220" w:author="Ricardo Massao Kagami Zanotto" w:date="2020-09-25T19:26:00Z">
        <w:r>
          <w:t>.</w:t>
        </w:r>
      </w:ins>
      <w:del w:id="221" w:author="Ricardo Massao Kagami Zanotto" w:date="2020-09-25T19:26:00Z">
        <w:r w:rsidR="0009715B" w:rsidDel="00CC1C3B">
          <w:delText>;</w:delText>
        </w:r>
      </w:del>
    </w:p>
    <w:p w14:paraId="4C351A54" w14:textId="41C40A16" w:rsidR="00E565D8" w:rsidRDefault="00C358FB" w:rsidP="00F87084">
      <w:pPr>
        <w:pStyle w:val="Ttulo2"/>
      </w:pPr>
      <w:bookmarkStart w:id="222" w:name="_Toc266865628"/>
      <w:bookmarkStart w:id="223" w:name="_Toc39592445"/>
      <w:r>
        <w:t>PROCEDIMENT</w:t>
      </w:r>
      <w:r w:rsidR="00E565D8">
        <w:t>OS METODOLÓGICOS</w:t>
      </w:r>
      <w:bookmarkEnd w:id="222"/>
      <w:r w:rsidR="00326018">
        <w:t xml:space="preserve"> </w:t>
      </w:r>
      <w:bookmarkEnd w:id="223"/>
    </w:p>
    <w:p w14:paraId="33B1FFF3" w14:textId="398FF252" w:rsidR="003731E8" w:rsidRDefault="003731E8" w:rsidP="003731E8">
      <w:pPr>
        <w:ind w:firstLine="708"/>
        <w:jc w:val="both"/>
        <w:rPr>
          <w:rFonts w:cs="Arial"/>
        </w:rPr>
      </w:pPr>
      <w:r w:rsidRPr="00A64242">
        <w:rPr>
          <w:rFonts w:cs="Arial"/>
        </w:rPr>
        <w:t>A metodologia utilizada ser</w:t>
      </w:r>
      <w:r>
        <w:rPr>
          <w:rFonts w:cs="Arial"/>
        </w:rPr>
        <w:t xml:space="preserve">á </w:t>
      </w:r>
      <w:commentRangeStart w:id="224"/>
      <w:proofErr w:type="spellStart"/>
      <w:r w:rsidR="00695EE7">
        <w:rPr>
          <w:rFonts w:cs="Arial"/>
        </w:rPr>
        <w:t>A</w:t>
      </w:r>
      <w:r>
        <w:rPr>
          <w:rFonts w:cs="Arial"/>
        </w:rPr>
        <w:t>gil</w:t>
      </w:r>
      <w:commentRangeEnd w:id="224"/>
      <w:proofErr w:type="spellEnd"/>
      <w:r w:rsidR="00A639B7">
        <w:rPr>
          <w:rStyle w:val="Refdecomentrio"/>
        </w:rPr>
        <w:commentReference w:id="224"/>
      </w:r>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framework SCRUM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225" w:name="_Toc39592446"/>
      <w:r>
        <w:t>Metodologia de desenvolvimento de software</w:t>
      </w:r>
      <w:bookmarkEnd w:id="225"/>
    </w:p>
    <w:p w14:paraId="4C351A59" w14:textId="1B68B14B" w:rsidR="00E6624C" w:rsidRDefault="00C24A61" w:rsidP="00A06C88">
      <w:pPr>
        <w:tabs>
          <w:tab w:val="left" w:pos="720"/>
          <w:tab w:val="left" w:pos="1080"/>
        </w:tabs>
        <w:ind w:firstLine="709"/>
        <w:jc w:val="both"/>
        <w:rPr>
          <w:rFonts w:cs="Arial"/>
          <w:bCs/>
        </w:rPr>
      </w:pPr>
      <w:r>
        <w:rPr>
          <w:rFonts w:cs="Arial"/>
          <w:bCs/>
        </w:rPr>
        <w:t xml:space="preserve">Para o </w:t>
      </w:r>
      <w:commentRangeStart w:id="226"/>
      <w:r>
        <w:rPr>
          <w:rFonts w:cs="Arial"/>
          <w:bCs/>
        </w:rPr>
        <w:t xml:space="preserve">desenvolvimento do trabalho será utilizado o framework </w:t>
      </w:r>
      <w:r w:rsidR="00E40C8C">
        <w:rPr>
          <w:rFonts w:cs="Arial"/>
        </w:rPr>
        <w:t xml:space="preserve">Scrum </w:t>
      </w:r>
      <w:r>
        <w:rPr>
          <w:rFonts w:cs="Arial"/>
          <w:bCs/>
        </w:rPr>
        <w:t xml:space="preserve">que é um agregado de </w:t>
      </w:r>
      <w:del w:id="227" w:author="Ricardo Massao Kagami Zanotto" w:date="2020-09-25T19:27:00Z">
        <w:r w:rsidDel="00A639B7">
          <w:rPr>
            <w:rFonts w:cs="Arial"/>
            <w:bCs/>
          </w:rPr>
          <w:delText>praticas</w:delText>
        </w:r>
      </w:del>
      <w:ins w:id="228" w:author="Ricardo Massao Kagami Zanotto" w:date="2020-09-25T19:27:00Z">
        <w:r w:rsidR="00A639B7">
          <w:rPr>
            <w:rFonts w:cs="Arial"/>
            <w:bCs/>
          </w:rPr>
          <w:t>práticas</w:t>
        </w:r>
      </w:ins>
      <w:r>
        <w:rPr>
          <w:rFonts w:cs="Arial"/>
          <w:bCs/>
        </w:rPr>
        <w:t xml:space="preserve">, valores e </w:t>
      </w:r>
      <w:del w:id="229" w:author="Ricardo Massao Kagami Zanotto" w:date="2020-09-25T19:27:00Z">
        <w:r w:rsidDel="00A639B7">
          <w:rPr>
            <w:rFonts w:cs="Arial"/>
            <w:bCs/>
          </w:rPr>
          <w:delText xml:space="preserve">principios </w:delText>
        </w:r>
      </w:del>
      <w:ins w:id="230" w:author="Ricardo Massao Kagami Zanotto" w:date="2020-09-25T19:27:00Z">
        <w:r w:rsidR="00A639B7">
          <w:rPr>
            <w:rFonts w:cs="Arial"/>
            <w:bCs/>
          </w:rPr>
          <w:t xml:space="preserve">princípios </w:t>
        </w:r>
      </w:ins>
      <w:r>
        <w:rPr>
          <w:rFonts w:cs="Arial"/>
          <w:bCs/>
        </w:rPr>
        <w:t xml:space="preserve">da metodologia ágil que </w:t>
      </w:r>
      <w:r w:rsidR="00E40C8C">
        <w:rPr>
          <w:rFonts w:cs="Arial"/>
          <w:bCs/>
        </w:rPr>
        <w:t>reflete</w:t>
      </w:r>
      <w:r>
        <w:rPr>
          <w:rFonts w:cs="Arial"/>
          <w:bCs/>
        </w:rPr>
        <w:t xml:space="preserve"> na </w:t>
      </w:r>
      <w:r w:rsidR="00E40C8C">
        <w:rPr>
          <w:rFonts w:cs="Arial"/>
          <w:bCs/>
        </w:rPr>
        <w:t>organização, transparência, inspeção e adaptação do projeto</w:t>
      </w:r>
      <w:commentRangeEnd w:id="226"/>
      <w:r w:rsidR="00A639B7">
        <w:rPr>
          <w:rStyle w:val="Refdecomentrio"/>
        </w:rPr>
        <w:commentReference w:id="226"/>
      </w:r>
      <w:r>
        <w:rPr>
          <w:rFonts w:cs="Arial"/>
          <w:bCs/>
        </w:rPr>
        <w:t>.</w:t>
      </w:r>
    </w:p>
    <w:p w14:paraId="1AC0EB01" w14:textId="01E0D5E2" w:rsidR="00762224" w:rsidRDefault="00154ACF" w:rsidP="00A06C88">
      <w:pPr>
        <w:tabs>
          <w:tab w:val="left" w:pos="720"/>
          <w:tab w:val="left" w:pos="1080"/>
        </w:tabs>
        <w:ind w:firstLine="709"/>
        <w:jc w:val="both"/>
        <w:rPr>
          <w:ins w:id="231" w:author="Ricardo Massao Kagami Zanotto" w:date="2020-09-25T19:31:00Z"/>
          <w:rFonts w:cs="Arial"/>
        </w:rPr>
      </w:pPr>
      <w:r>
        <w:rPr>
          <w:rFonts w:cs="Arial"/>
        </w:rPr>
        <w:t xml:space="preserve">Segundo </w:t>
      </w:r>
      <w:del w:id="232" w:author="Ricardo Massao Kagami Zanotto" w:date="2020-09-25T19:28:00Z">
        <w:r w:rsidDel="00A639B7">
          <w:delText xml:space="preserve">Ken </w:delText>
        </w:r>
      </w:del>
      <w:proofErr w:type="spellStart"/>
      <w:r>
        <w:t>Schwaber</w:t>
      </w:r>
      <w:proofErr w:type="spellEnd"/>
      <w:r>
        <w:t xml:space="preserve"> e </w:t>
      </w:r>
      <w:del w:id="233" w:author="Ricardo Massao Kagami Zanotto" w:date="2020-09-25T19:28:00Z">
        <w:r w:rsidDel="00A639B7">
          <w:delText xml:space="preserve">Jeff </w:delText>
        </w:r>
      </w:del>
      <w:r w:rsidR="00762224">
        <w:t>Sutherland (</w:t>
      </w:r>
      <w:del w:id="234" w:author="Ricardo Massao Kagami Zanotto" w:date="2020-09-25T19:28:00Z">
        <w:r w:rsidR="00762224" w:rsidDel="00146B99">
          <w:delText>2013</w:delText>
        </w:r>
      </w:del>
      <w:ins w:id="235" w:author="Ricardo Massao Kagami Zanotto" w:date="2020-09-25T19:28:00Z">
        <w:r w:rsidR="00146B99">
          <w:t>2017</w:t>
        </w:r>
      </w:ins>
      <w:r w:rsidR="00762224">
        <w:t>)</w:t>
      </w:r>
      <w:ins w:id="236" w:author="Ricardo Massao Kagami Zanotto" w:date="2020-09-25T19:29:00Z">
        <w:r w:rsidR="00445106">
          <w:t>,</w:t>
        </w:r>
      </w:ins>
      <w:r w:rsidR="00762224">
        <w:t xml:space="preserve"> o </w:t>
      </w:r>
      <w:r w:rsidR="00762224" w:rsidRPr="00445106">
        <w:rPr>
          <w:i/>
          <w:iCs/>
          <w:rPrChange w:id="237" w:author="Ricardo Massao Kagami Zanotto" w:date="2020-09-25T19:29:00Z">
            <w:rPr/>
          </w:rPrChange>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del w:id="238" w:author="Ricardo Massao Kagami Zanotto" w:date="2020-09-25T19:29:00Z">
        <w:r w:rsidR="003F6059" w:rsidDel="00445106">
          <w:rPr>
            <w:rFonts w:cs="Arial"/>
          </w:rPr>
          <w:delText>cerimonias</w:delText>
        </w:r>
      </w:del>
      <w:ins w:id="239" w:author="Ricardo Massao Kagami Zanotto" w:date="2020-09-25T19:29:00Z">
        <w:r w:rsidR="00445106">
          <w:rPr>
            <w:rFonts w:cs="Arial"/>
          </w:rPr>
          <w:t>cerimônias</w:t>
        </w:r>
      </w:ins>
      <w:r w:rsidR="00762224">
        <w:rPr>
          <w:rFonts w:cs="Arial"/>
        </w:rPr>
        <w:t>,</w:t>
      </w:r>
      <w:r w:rsidR="00652A88">
        <w:rPr>
          <w:rFonts w:cs="Arial"/>
        </w:rPr>
        <w:t xml:space="preserve"> tarefas</w:t>
      </w:r>
      <w:r w:rsidR="00762224">
        <w:rPr>
          <w:rFonts w:cs="Arial"/>
        </w:rPr>
        <w:t xml:space="preserve">, regras e </w:t>
      </w:r>
      <w:r>
        <w:rPr>
          <w:rFonts w:cs="Arial"/>
        </w:rPr>
        <w:t xml:space="preserve">atores com </w:t>
      </w:r>
      <w:del w:id="240" w:author="Ricardo Massao Kagami Zanotto" w:date="2020-09-25T19:29:00Z">
        <w:r w:rsidDel="00445106">
          <w:rPr>
            <w:rFonts w:cs="Arial"/>
          </w:rPr>
          <w:delText xml:space="preserve">papeis </w:delText>
        </w:r>
      </w:del>
      <w:ins w:id="241" w:author="Ricardo Massao Kagami Zanotto" w:date="2020-09-25T19:29:00Z">
        <w:r w:rsidR="00445106">
          <w:rPr>
            <w:rFonts w:cs="Arial"/>
          </w:rPr>
          <w:t xml:space="preserve">papéis </w:t>
        </w:r>
      </w:ins>
      <w:r>
        <w:rPr>
          <w:rFonts w:cs="Arial"/>
        </w:rPr>
        <w:t xml:space="preserve">bem </w:t>
      </w:r>
      <w:r w:rsidR="005139F0">
        <w:rPr>
          <w:rFonts w:cs="Arial"/>
        </w:rPr>
        <w:t>definidos. Segundo</w:t>
      </w:r>
      <w:r w:rsidR="00762224">
        <w:rPr>
          <w:rFonts w:cs="Arial"/>
        </w:rPr>
        <w:t xml:space="preserve"> eles</w:t>
      </w:r>
      <w:del w:id="242" w:author="Ricardo Massao Kagami Zanotto" w:date="2020-09-25T19:29:00Z">
        <w:r w:rsidR="00762224" w:rsidDel="00445106">
          <w:rPr>
            <w:rFonts w:cs="Arial"/>
          </w:rPr>
          <w:delText xml:space="preserve"> ainda</w:delText>
        </w:r>
      </w:del>
      <w:r w:rsidR="00762224">
        <w:rPr>
          <w:rFonts w:cs="Arial"/>
        </w:rPr>
        <w:t>, o Scrum define quatro eventos principais formais:</w:t>
      </w:r>
    </w:p>
    <w:p w14:paraId="2979F9EC" w14:textId="77777777" w:rsidR="00C36311" w:rsidRDefault="00C36311" w:rsidP="00A06C88">
      <w:pPr>
        <w:tabs>
          <w:tab w:val="left" w:pos="720"/>
          <w:tab w:val="left" w:pos="1080"/>
        </w:tabs>
        <w:ind w:firstLine="709"/>
        <w:jc w:val="both"/>
        <w:rPr>
          <w:rFonts w:cs="Arial"/>
        </w:rPr>
      </w:pPr>
    </w:p>
    <w:p w14:paraId="711DB263" w14:textId="3F3413A9" w:rsidR="00762224" w:rsidRDefault="00762224" w:rsidP="00A06C88">
      <w:pPr>
        <w:tabs>
          <w:tab w:val="left" w:pos="720"/>
          <w:tab w:val="left" w:pos="1080"/>
        </w:tabs>
        <w:ind w:firstLine="709"/>
        <w:jc w:val="both"/>
      </w:pPr>
      <w:r>
        <w:t xml:space="preserve">• </w:t>
      </w:r>
      <w:r w:rsidR="005139F0">
        <w:t>Reunião de planejamento da 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62E6EB95" w:rsidR="005139F0" w:rsidRDefault="00762224" w:rsidP="005139F0">
      <w:pPr>
        <w:tabs>
          <w:tab w:val="left" w:pos="720"/>
          <w:tab w:val="left" w:pos="1080"/>
        </w:tabs>
        <w:ind w:firstLine="709"/>
        <w:jc w:val="both"/>
      </w:pPr>
      <w:r>
        <w:t xml:space="preserve">• </w:t>
      </w:r>
      <w:r w:rsidR="005139F0">
        <w:t>Reunião de revisão da Sprint</w:t>
      </w:r>
      <w:ins w:id="243" w:author="Ricardo Massao Kagami Zanotto" w:date="2020-09-25T19:30:00Z">
        <w:r w:rsidR="007A7FDC">
          <w:t>;</w:t>
        </w:r>
      </w:ins>
    </w:p>
    <w:p w14:paraId="0905D122" w14:textId="5834ADDC" w:rsidR="00762224" w:rsidRDefault="005139F0" w:rsidP="005139F0">
      <w:pPr>
        <w:tabs>
          <w:tab w:val="left" w:pos="720"/>
          <w:tab w:val="left" w:pos="1080"/>
        </w:tabs>
        <w:ind w:firstLine="709"/>
        <w:jc w:val="both"/>
        <w:rPr>
          <w:ins w:id="244" w:author="Ricardo Massao Kagami Zanotto" w:date="2020-09-25T19:31:00Z"/>
        </w:rPr>
      </w:pPr>
      <w:r>
        <w:t>• Retrospectiva da Sprint</w:t>
      </w:r>
      <w:ins w:id="245" w:author="Ricardo Massao Kagami Zanotto" w:date="2020-09-25T19:30:00Z">
        <w:r w:rsidR="007A7FDC">
          <w:t>.</w:t>
        </w:r>
      </w:ins>
    </w:p>
    <w:p w14:paraId="77FEB7DF" w14:textId="77777777" w:rsidR="00C36311" w:rsidRPr="005139F0" w:rsidRDefault="00C36311" w:rsidP="005139F0">
      <w:pPr>
        <w:tabs>
          <w:tab w:val="left" w:pos="720"/>
          <w:tab w:val="left" w:pos="1080"/>
        </w:tabs>
        <w:ind w:firstLine="709"/>
        <w:jc w:val="both"/>
      </w:pPr>
    </w:p>
    <w:p w14:paraId="4C351A5A" w14:textId="6B373C53" w:rsidR="00A06C88" w:rsidRDefault="005139F0" w:rsidP="00A06C88">
      <w:pPr>
        <w:tabs>
          <w:tab w:val="left" w:pos="720"/>
          <w:tab w:val="left" w:pos="1080"/>
        </w:tabs>
        <w:ind w:firstLine="709"/>
        <w:jc w:val="both"/>
      </w:pPr>
      <w:commentRangeStart w:id="246"/>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t>Product</w:t>
      </w:r>
      <w:proofErr w:type="spellEnd"/>
      <w:r>
        <w:t xml:space="preserve"> </w:t>
      </w:r>
      <w:proofErr w:type="spellStart"/>
      <w:r>
        <w:t>Owner</w:t>
      </w:r>
      <w:proofErr w:type="spellEnd"/>
      <w:r w:rsidR="005667F6">
        <w:t xml:space="preserve"> responsável por entender o produto assim como as necessidades do cliente</w:t>
      </w:r>
      <w:r w:rsidR="00E31435">
        <w:t xml:space="preserve"> e então definir as tarefas de backlog</w:t>
      </w:r>
      <w:r>
        <w:t>,</w:t>
      </w:r>
      <w:r w:rsidR="00E31435">
        <w:t xml:space="preserve"> já o</w:t>
      </w:r>
      <w:r>
        <w:t xml:space="preserve"> 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lastRenderedPageBreak/>
        <w:t>membros com capacidades técnicas distintas que trabalham em sinergia para finalizar  as metas do projeto</w:t>
      </w:r>
      <w:commentRangeEnd w:id="246"/>
      <w:r w:rsidR="00B609BF">
        <w:rPr>
          <w:rStyle w:val="Refdecomentrio"/>
        </w:rPr>
        <w:commentReference w:id="246"/>
      </w:r>
      <w:r w:rsidR="005667F6">
        <w:t>.</w:t>
      </w:r>
    </w:p>
    <w:p w14:paraId="3C964802" w14:textId="5D76E7DE" w:rsidR="00E40C8C" w:rsidRDefault="00E40C8C" w:rsidP="00A06C88">
      <w:pPr>
        <w:tabs>
          <w:tab w:val="left" w:pos="720"/>
          <w:tab w:val="left" w:pos="1080"/>
        </w:tabs>
        <w:ind w:firstLine="709"/>
        <w:jc w:val="both"/>
      </w:pPr>
      <w:r>
        <w:t xml:space="preserve">Para criação das tarefas de </w:t>
      </w:r>
      <w:r w:rsidRPr="00B609BF">
        <w:rPr>
          <w:i/>
          <w:iCs/>
          <w:rPrChange w:id="247" w:author="Ricardo Massao Kagami Zanotto" w:date="2020-09-25T19:42:00Z">
            <w:rPr/>
          </w:rPrChange>
        </w:rPr>
        <w:t>backlogs</w:t>
      </w:r>
      <w:r>
        <w:t xml:space="preserve"> e gerenciamento das Sprints para este projeto</w:t>
      </w:r>
      <w:ins w:id="248" w:author="Ricardo Massao Kagami Zanotto" w:date="2020-09-25T19:42:00Z">
        <w:r w:rsidR="00B609BF">
          <w:t>,</w:t>
        </w:r>
      </w:ins>
      <w:r>
        <w:t xml:space="preserve"> foi utilizado o </w:t>
      </w:r>
      <w:proofErr w:type="spellStart"/>
      <w:r>
        <w:t>Trello</w:t>
      </w:r>
      <w:proofErr w:type="spellEnd"/>
      <w:ins w:id="249" w:author="Ricardo Massao Kagami Zanotto" w:date="2020-09-25T19:43:00Z">
        <w:r w:rsidR="00B609BF">
          <w:t>,</w:t>
        </w:r>
      </w:ins>
      <w:r w:rsidR="00065528">
        <w:t xml:space="preserve"> que é um aplicativo </w:t>
      </w:r>
      <w:r w:rsidR="00065528" w:rsidRPr="00B609BF">
        <w:rPr>
          <w:i/>
          <w:iCs/>
          <w:rPrChange w:id="250" w:author="Ricardo Massao Kagami Zanotto" w:date="2020-09-25T19:43:00Z">
            <w:rPr/>
          </w:rPrChange>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ins w:id="251" w:author="Ricardo Massao Kagami Zanotto" w:date="2020-09-25T19:44:00Z">
        <w:r w:rsidR="00F74D33">
          <w:t>,</w:t>
        </w:r>
      </w:ins>
      <w:r w:rsidR="0009102C">
        <w:t xml:space="preserve"> que permite que o </w:t>
      </w:r>
      <w:proofErr w:type="spellStart"/>
      <w:r w:rsidR="0009102C">
        <w:t>Producto</w:t>
      </w:r>
      <w:proofErr w:type="spellEnd"/>
      <w:r w:rsidR="0009102C">
        <w:t xml:space="preserve"> </w:t>
      </w:r>
      <w:proofErr w:type="spellStart"/>
      <w:r w:rsidR="0009102C">
        <w:t>Owner</w:t>
      </w:r>
      <w:proofErr w:type="spellEnd"/>
      <w:r w:rsidR="0009102C">
        <w:t xml:space="preserve"> e Scrum Master pode</w:t>
      </w:r>
      <w:ins w:id="252" w:author="Ricardo Massao Kagami Zanotto" w:date="2020-09-25T19:44:00Z">
        <w:r w:rsidR="00F74D33">
          <w:t>m</w:t>
        </w:r>
      </w:ins>
      <w:r w:rsidR="0009102C">
        <w:t xml:space="preserve"> também trabalhar como integrante</w:t>
      </w:r>
      <w:r w:rsidR="005667F6">
        <w:t>s</w:t>
      </w:r>
      <w:r w:rsidR="0009102C">
        <w:t xml:space="preserve"> do time de desenvolvimento</w:t>
      </w:r>
      <w:ins w:id="253" w:author="Ricardo Massao Kagami Zanotto" w:date="2020-09-25T19:44:00Z">
        <w:r w:rsidR="00F74D33">
          <w:t>,</w:t>
        </w:r>
      </w:ins>
      <w:r w:rsidR="0009102C">
        <w:t xml:space="preserve"> e baseand</w:t>
      </w:r>
      <w:r w:rsidR="00065528">
        <w:t>o</w:t>
      </w:r>
      <w:r w:rsidR="0009102C">
        <w:t>-se no</w:t>
      </w:r>
      <w:r w:rsidR="00065528">
        <w:t xml:space="preserve"> </w:t>
      </w:r>
      <w:r w:rsidR="0009102C">
        <w:t>quadro de definição</w:t>
      </w:r>
      <w:r w:rsidR="005667F6">
        <w:t xml:space="preserve"> de</w:t>
      </w:r>
      <w:r w:rsidR="0009102C">
        <w:t xml:space="preserve"> time e ações a </w:t>
      </w:r>
      <w:proofErr w:type="spellStart"/>
      <w:r w:rsidR="0009102C">
        <w:t>ser</w:t>
      </w:r>
      <w:proofErr w:type="spellEnd"/>
      <w:r w:rsidR="0009102C">
        <w:t xml:space="preserve"> tomadas (CARVALHO et al., </w:t>
      </w:r>
      <w:r w:rsidR="005667F6">
        <w:t>2009),</w:t>
      </w:r>
      <w:r w:rsidR="00065528">
        <w:t xml:space="preserve"> ficou definido que:</w:t>
      </w:r>
    </w:p>
    <w:p w14:paraId="77AA3C6A" w14:textId="23CC7084" w:rsidR="0009102C" w:rsidRDefault="0009102C" w:rsidP="00A06C88">
      <w:pPr>
        <w:tabs>
          <w:tab w:val="left" w:pos="720"/>
          <w:tab w:val="left" w:pos="1080"/>
        </w:tabs>
        <w:ind w:firstLine="709"/>
        <w:jc w:val="both"/>
      </w:pPr>
      <w:r>
        <w:t>•</w:t>
      </w:r>
      <w:r w:rsidR="00E31435">
        <w:t xml:space="preserve"> Rodrigo Alexandre Albuquerque</w:t>
      </w:r>
      <w:r>
        <w:t xml:space="preserve"> na função de Scrum Master e membro do time de desenvolvimento</w:t>
      </w:r>
      <w:ins w:id="254" w:author="Ricardo Massao Kagami Zanotto" w:date="2020-09-25T19:44:00Z">
        <w:r w:rsidR="008E2511">
          <w:t xml:space="preserve"> e</w:t>
        </w:r>
      </w:ins>
      <w:del w:id="255" w:author="Ricardo Massao Kagami Zanotto" w:date="2020-09-25T19:44:00Z">
        <w:r w:rsidDel="008E2511">
          <w:delText>.</w:delText>
        </w:r>
      </w:del>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t>Product</w:t>
      </w:r>
      <w:proofErr w:type="spellEnd"/>
      <w:r>
        <w:t xml:space="preserve"> </w:t>
      </w:r>
      <w:proofErr w:type="spellStart"/>
      <w:r>
        <w:t>Owner</w:t>
      </w:r>
      <w:proofErr w:type="spellEnd"/>
      <w:r>
        <w:t xml:space="preserve"> e membro do time de desenvolvimento.</w:t>
      </w:r>
    </w:p>
    <w:p w14:paraId="65FD82FD" w14:textId="77777777" w:rsidR="008E2511" w:rsidRDefault="008E2511" w:rsidP="005D55C1">
      <w:pPr>
        <w:tabs>
          <w:tab w:val="left" w:pos="720"/>
          <w:tab w:val="left" w:pos="1080"/>
        </w:tabs>
        <w:ind w:firstLine="709"/>
        <w:jc w:val="both"/>
        <w:rPr>
          <w:ins w:id="256" w:author="Ricardo Massao Kagami Zanotto" w:date="2020-09-25T19:44:00Z"/>
        </w:rPr>
      </w:pPr>
    </w:p>
    <w:p w14:paraId="15650DAB" w14:textId="0D44014A" w:rsidR="005D55C1" w:rsidRPr="004C3A6D" w:rsidRDefault="00E31435" w:rsidP="005D55C1">
      <w:pPr>
        <w:tabs>
          <w:tab w:val="left" w:pos="720"/>
          <w:tab w:val="left" w:pos="1080"/>
        </w:tabs>
        <w:ind w:firstLine="709"/>
        <w:jc w:val="both"/>
        <w:rPr>
          <w:rFonts w:cs="Arial"/>
        </w:rPr>
      </w:pPr>
      <w:r>
        <w:t xml:space="preserve">Ficou definido </w:t>
      </w:r>
      <w:r w:rsidR="00A91042">
        <w:t>então</w:t>
      </w:r>
      <w:r>
        <w:t xml:space="preserve"> a duração</w:t>
      </w:r>
      <w:r w:rsidR="00A91042">
        <w:t xml:space="preserve"> 12 dias</w:t>
      </w:r>
      <w:r>
        <w:t xml:space="preserve"> </w:t>
      </w:r>
      <w:r w:rsidR="005D55C1">
        <w:t xml:space="preserve">das Sprints que </w:t>
      </w:r>
      <w:del w:id="257" w:author="Ricardo Massao Kagami Zanotto" w:date="2020-09-25T19:44:00Z">
        <w:r w:rsidR="005D55C1" w:rsidDel="008E2511">
          <w:delText xml:space="preserve">contem </w:delText>
        </w:r>
      </w:del>
      <w:ins w:id="258" w:author="Ricardo Massao Kagami Zanotto" w:date="2020-09-25T19:44:00Z">
        <w:r w:rsidR="008E2511">
          <w:t xml:space="preserve">contém </w:t>
        </w:r>
      </w:ins>
      <w:r w:rsidR="005D55C1">
        <w:t>as tarefas, sendo desses 1</w:t>
      </w:r>
      <w:r w:rsidR="00A91042">
        <w:t>2</w:t>
      </w:r>
      <w:r w:rsidR="005D55C1">
        <w:t xml:space="preserve"> dias 2 </w:t>
      </w:r>
      <w:proofErr w:type="spellStart"/>
      <w:r w:rsidR="005D55C1" w:rsidRPr="008E2511">
        <w:rPr>
          <w:i/>
          <w:iCs/>
          <w:rPrChange w:id="259" w:author="Ricardo Massao Kagami Zanotto" w:date="2020-09-25T19:44:00Z">
            <w:rPr/>
          </w:rPrChange>
        </w:rPr>
        <w:t>days</w:t>
      </w:r>
      <w:proofErr w:type="spellEnd"/>
      <w:r w:rsidR="005D55C1" w:rsidRPr="008E2511">
        <w:rPr>
          <w:i/>
          <w:iCs/>
          <w:rPrChange w:id="260" w:author="Ricardo Massao Kagami Zanotto" w:date="2020-09-25T19:44:00Z">
            <w:rPr/>
          </w:rPrChange>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del w:id="261" w:author="Ricardo Massao Kagami Zanotto" w:date="2020-09-25T19:45:00Z">
        <w:r w:rsidR="00DA4C3C" w:rsidDel="008E2511">
          <w:delText xml:space="preserve"> do time</w:delText>
        </w:r>
      </w:del>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xml:space="preserve">, sendo </w:t>
      </w:r>
      <w:del w:id="262" w:author="Ricardo Massao Kagami Zanotto" w:date="2020-09-25T19:45:00Z">
        <w:r w:rsidR="00B963CC" w:rsidDel="00A753B9">
          <w:delText xml:space="preserve">a </w:delText>
        </w:r>
      </w:del>
      <w:r w:rsidR="00B963CC">
        <w:t>alta uma tarefa de 5 dias</w:t>
      </w:r>
      <w:ins w:id="263" w:author="Ricardo Massao Kagami Zanotto" w:date="2020-09-25T19:45:00Z">
        <w:r w:rsidR="00A753B9">
          <w:t xml:space="preserve"> </w:t>
        </w:r>
      </w:ins>
      <w:r w:rsidR="00B963CC">
        <w:t>(20 horas), a média de 3 dias</w:t>
      </w:r>
      <w:ins w:id="264" w:author="Ricardo Massao Kagami Zanotto" w:date="2020-09-25T19:45:00Z">
        <w:r w:rsidR="00A753B9">
          <w:t xml:space="preserve"> </w:t>
        </w:r>
      </w:ins>
      <w:r w:rsidR="00B963CC">
        <w:t>(12 horas) e a baixa de 1 dia</w:t>
      </w:r>
      <w:ins w:id="265" w:author="Ricardo Massao Kagami Zanotto" w:date="2020-09-25T19:45:00Z">
        <w:r w:rsidR="00A753B9">
          <w:t xml:space="preserve"> </w:t>
        </w:r>
      </w:ins>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60CA1D28" w14:textId="77777777" w:rsidR="005D55C1" w:rsidDel="00586EDD" w:rsidRDefault="005D55C1" w:rsidP="005D55C1">
      <w:pPr>
        <w:pStyle w:val="Legenda"/>
        <w:rPr>
          <w:del w:id="266" w:author="Ricardo Massao Kagami Zanotto" w:date="2020-09-25T17:23:00Z"/>
        </w:rPr>
      </w:pPr>
    </w:p>
    <w:p w14:paraId="067E2F83" w14:textId="6F0F265C" w:rsidR="005D55C1" w:rsidDel="00586EDD" w:rsidRDefault="005D55C1">
      <w:pPr>
        <w:pStyle w:val="Legenda"/>
        <w:jc w:val="left"/>
        <w:rPr>
          <w:del w:id="267" w:author="Ricardo Massao Kagami Zanotto" w:date="2020-09-25T17:23:00Z"/>
        </w:rPr>
        <w:pPrChange w:id="268" w:author="Ricardo Massao Kagami Zanotto" w:date="2020-09-25T17:23:00Z">
          <w:pPr>
            <w:pStyle w:val="Legenda"/>
            <w:ind w:left="1080"/>
            <w:jc w:val="left"/>
          </w:pPr>
        </w:pPrChange>
      </w:pPr>
      <w:del w:id="269" w:author="Ricardo Massao Kagami Zanotto" w:date="2020-09-25T17:23:00Z">
        <w:r w:rsidDel="00586EDD">
          <w:delText xml:space="preserve"> </w:delText>
        </w:r>
      </w:del>
    </w:p>
    <w:p w14:paraId="158E21B6" w14:textId="333F84E5" w:rsidR="005D55C1" w:rsidDel="00586EDD" w:rsidRDefault="005D55C1">
      <w:pPr>
        <w:pStyle w:val="Legenda"/>
        <w:jc w:val="left"/>
        <w:rPr>
          <w:del w:id="270" w:author="Ricardo Massao Kagami Zanotto" w:date="2020-09-25T17:23:00Z"/>
        </w:rPr>
        <w:pPrChange w:id="271" w:author="Ricardo Massao Kagami Zanotto" w:date="2020-09-25T17:23:00Z">
          <w:pPr>
            <w:pStyle w:val="Legenda"/>
            <w:ind w:left="1080"/>
            <w:jc w:val="left"/>
          </w:pPr>
        </w:pPrChange>
      </w:pPr>
    </w:p>
    <w:p w14:paraId="64BE926B" w14:textId="26DA0735" w:rsidR="005D55C1" w:rsidDel="00586EDD" w:rsidRDefault="005D55C1">
      <w:pPr>
        <w:pStyle w:val="Legenda"/>
        <w:jc w:val="left"/>
        <w:rPr>
          <w:del w:id="272" w:author="Ricardo Massao Kagami Zanotto" w:date="2020-09-25T17:23:00Z"/>
        </w:rPr>
        <w:pPrChange w:id="273" w:author="Ricardo Massao Kagami Zanotto" w:date="2020-09-25T17:23:00Z">
          <w:pPr>
            <w:pStyle w:val="Legenda"/>
            <w:ind w:left="1080"/>
            <w:jc w:val="left"/>
          </w:pPr>
        </w:pPrChange>
      </w:pPr>
    </w:p>
    <w:p w14:paraId="7B9C25BF" w14:textId="155330B5" w:rsidR="005D55C1" w:rsidDel="00586EDD" w:rsidRDefault="005D55C1">
      <w:pPr>
        <w:pStyle w:val="Legenda"/>
        <w:jc w:val="left"/>
        <w:rPr>
          <w:del w:id="274" w:author="Ricardo Massao Kagami Zanotto" w:date="2020-09-25T17:23:00Z"/>
        </w:rPr>
        <w:pPrChange w:id="275" w:author="Ricardo Massao Kagami Zanotto" w:date="2020-09-25T17:23:00Z">
          <w:pPr>
            <w:pStyle w:val="Legenda"/>
            <w:ind w:left="1080"/>
            <w:jc w:val="left"/>
          </w:pPr>
        </w:pPrChange>
      </w:pPr>
    </w:p>
    <w:p w14:paraId="15565329" w14:textId="338048ED" w:rsidR="005D55C1" w:rsidDel="00586EDD" w:rsidRDefault="005D55C1">
      <w:pPr>
        <w:pStyle w:val="Legenda"/>
        <w:jc w:val="left"/>
        <w:rPr>
          <w:del w:id="276" w:author="Ricardo Massao Kagami Zanotto" w:date="2020-09-25T17:23:00Z"/>
        </w:rPr>
        <w:pPrChange w:id="277" w:author="Ricardo Massao Kagami Zanotto" w:date="2020-09-25T17:23:00Z">
          <w:pPr>
            <w:pStyle w:val="Legenda"/>
            <w:ind w:left="1080"/>
            <w:jc w:val="left"/>
          </w:pPr>
        </w:pPrChange>
      </w:pPr>
    </w:p>
    <w:p w14:paraId="259BD67D" w14:textId="5B7A7646" w:rsidR="005D55C1" w:rsidDel="00586EDD" w:rsidRDefault="005D55C1">
      <w:pPr>
        <w:pStyle w:val="Legenda"/>
        <w:jc w:val="left"/>
        <w:rPr>
          <w:del w:id="278" w:author="Ricardo Massao Kagami Zanotto" w:date="2020-09-25T17:23:00Z"/>
        </w:rPr>
        <w:pPrChange w:id="279" w:author="Ricardo Massao Kagami Zanotto" w:date="2020-09-25T17:23:00Z">
          <w:pPr>
            <w:pStyle w:val="Legenda"/>
            <w:ind w:left="1080"/>
            <w:jc w:val="left"/>
          </w:pPr>
        </w:pPrChange>
      </w:pPr>
    </w:p>
    <w:p w14:paraId="60889824" w14:textId="041854E4" w:rsidR="005D55C1" w:rsidDel="00586EDD" w:rsidRDefault="005D55C1">
      <w:pPr>
        <w:pStyle w:val="Legenda"/>
        <w:jc w:val="left"/>
        <w:rPr>
          <w:del w:id="280" w:author="Ricardo Massao Kagami Zanotto" w:date="2020-09-25T17:23:00Z"/>
        </w:rPr>
        <w:pPrChange w:id="281" w:author="Ricardo Massao Kagami Zanotto" w:date="2020-09-25T17:23:00Z">
          <w:pPr>
            <w:pStyle w:val="Legenda"/>
            <w:ind w:left="1080"/>
            <w:jc w:val="left"/>
          </w:pPr>
        </w:pPrChange>
      </w:pPr>
    </w:p>
    <w:p w14:paraId="33C36CCA" w14:textId="347D732A" w:rsidR="005D55C1" w:rsidDel="00586EDD" w:rsidRDefault="005D55C1">
      <w:pPr>
        <w:pStyle w:val="Legenda"/>
        <w:jc w:val="left"/>
        <w:rPr>
          <w:del w:id="282" w:author="Ricardo Massao Kagami Zanotto" w:date="2020-09-25T17:23:00Z"/>
        </w:rPr>
        <w:pPrChange w:id="283" w:author="Ricardo Massao Kagami Zanotto" w:date="2020-09-25T17:23:00Z">
          <w:pPr>
            <w:pStyle w:val="Legenda"/>
            <w:ind w:left="1080"/>
            <w:jc w:val="left"/>
          </w:pPr>
        </w:pPrChange>
      </w:pPr>
    </w:p>
    <w:p w14:paraId="60939F38" w14:textId="4BB7DEE9" w:rsidR="005D55C1" w:rsidDel="00586EDD" w:rsidRDefault="005D55C1">
      <w:pPr>
        <w:pStyle w:val="Legenda"/>
        <w:jc w:val="left"/>
        <w:rPr>
          <w:del w:id="284" w:author="Ricardo Massao Kagami Zanotto" w:date="2020-09-25T17:23:00Z"/>
        </w:rPr>
        <w:pPrChange w:id="285" w:author="Ricardo Massao Kagami Zanotto" w:date="2020-09-25T17:23:00Z">
          <w:pPr>
            <w:pStyle w:val="Legenda"/>
            <w:ind w:left="1080"/>
            <w:jc w:val="left"/>
          </w:pPr>
        </w:pPrChange>
      </w:pPr>
    </w:p>
    <w:p w14:paraId="0F68FEC7" w14:textId="67EF6383" w:rsidR="005D55C1" w:rsidDel="00586EDD" w:rsidRDefault="005D55C1">
      <w:pPr>
        <w:pStyle w:val="Legenda"/>
        <w:jc w:val="left"/>
        <w:rPr>
          <w:del w:id="286" w:author="Ricardo Massao Kagami Zanotto" w:date="2020-09-25T17:23:00Z"/>
        </w:rPr>
        <w:pPrChange w:id="287" w:author="Ricardo Massao Kagami Zanotto" w:date="2020-09-25T17:23:00Z">
          <w:pPr>
            <w:pStyle w:val="Legenda"/>
            <w:ind w:left="1080"/>
            <w:jc w:val="left"/>
          </w:pPr>
        </w:pPrChange>
      </w:pPr>
    </w:p>
    <w:p w14:paraId="6855D5FA" w14:textId="65C994BE" w:rsidR="005D55C1" w:rsidDel="00586EDD" w:rsidRDefault="005D55C1">
      <w:pPr>
        <w:pStyle w:val="Legenda"/>
        <w:jc w:val="left"/>
        <w:rPr>
          <w:del w:id="288" w:author="Ricardo Massao Kagami Zanotto" w:date="2020-09-25T17:23:00Z"/>
        </w:rPr>
        <w:pPrChange w:id="289" w:author="Ricardo Massao Kagami Zanotto" w:date="2020-09-25T17:23:00Z">
          <w:pPr>
            <w:pStyle w:val="Legenda"/>
            <w:ind w:left="1080"/>
            <w:jc w:val="left"/>
          </w:pPr>
        </w:pPrChange>
      </w:pPr>
    </w:p>
    <w:p w14:paraId="2D64BEDB" w14:textId="015C3C68" w:rsidR="005D55C1" w:rsidDel="00586EDD" w:rsidRDefault="005D55C1">
      <w:pPr>
        <w:pStyle w:val="Legenda"/>
        <w:jc w:val="left"/>
        <w:rPr>
          <w:del w:id="290" w:author="Ricardo Massao Kagami Zanotto" w:date="2020-09-25T17:23:00Z"/>
        </w:rPr>
        <w:pPrChange w:id="291" w:author="Ricardo Massao Kagami Zanotto" w:date="2020-09-25T17:23:00Z">
          <w:pPr>
            <w:pStyle w:val="Legenda"/>
            <w:ind w:left="1080"/>
            <w:jc w:val="left"/>
          </w:pPr>
        </w:pPrChange>
      </w:pPr>
    </w:p>
    <w:p w14:paraId="0549CC33" w14:textId="4A860D2A" w:rsidR="005D55C1" w:rsidDel="00586EDD" w:rsidRDefault="005D55C1">
      <w:pPr>
        <w:pStyle w:val="Legenda"/>
        <w:jc w:val="left"/>
        <w:rPr>
          <w:del w:id="292" w:author="Ricardo Massao Kagami Zanotto" w:date="2020-09-25T17:23:00Z"/>
        </w:rPr>
        <w:pPrChange w:id="293" w:author="Ricardo Massao Kagami Zanotto" w:date="2020-09-25T17:23:00Z">
          <w:pPr>
            <w:pStyle w:val="Legenda"/>
            <w:ind w:left="1080"/>
            <w:jc w:val="left"/>
          </w:pPr>
        </w:pPrChange>
      </w:pPr>
    </w:p>
    <w:p w14:paraId="4EAC0969" w14:textId="13B3E49F" w:rsidR="005D55C1" w:rsidDel="00586EDD" w:rsidRDefault="005D55C1">
      <w:pPr>
        <w:pStyle w:val="Legenda"/>
        <w:jc w:val="left"/>
        <w:rPr>
          <w:del w:id="294" w:author="Ricardo Massao Kagami Zanotto" w:date="2020-09-25T17:23:00Z"/>
        </w:rPr>
        <w:pPrChange w:id="295" w:author="Ricardo Massao Kagami Zanotto" w:date="2020-09-25T17:23:00Z">
          <w:pPr>
            <w:pStyle w:val="Legenda"/>
            <w:ind w:left="1080"/>
            <w:jc w:val="left"/>
          </w:pPr>
        </w:pPrChange>
      </w:pPr>
    </w:p>
    <w:p w14:paraId="346D248F" w14:textId="775656F7" w:rsidR="005D55C1" w:rsidDel="00586EDD" w:rsidRDefault="005D55C1">
      <w:pPr>
        <w:pStyle w:val="Legenda"/>
        <w:jc w:val="left"/>
        <w:rPr>
          <w:del w:id="296" w:author="Ricardo Massao Kagami Zanotto" w:date="2020-09-25T17:23:00Z"/>
        </w:rPr>
        <w:pPrChange w:id="297" w:author="Ricardo Massao Kagami Zanotto" w:date="2020-09-25T17:23:00Z">
          <w:pPr>
            <w:pStyle w:val="Legenda"/>
            <w:ind w:left="1080"/>
            <w:jc w:val="left"/>
          </w:pPr>
        </w:pPrChange>
      </w:pPr>
    </w:p>
    <w:p w14:paraId="279358DD" w14:textId="46532C34" w:rsidR="005D55C1" w:rsidDel="00586EDD" w:rsidRDefault="005D55C1">
      <w:pPr>
        <w:pStyle w:val="Legenda"/>
        <w:jc w:val="left"/>
        <w:rPr>
          <w:del w:id="298" w:author="Ricardo Massao Kagami Zanotto" w:date="2020-09-25T17:23:00Z"/>
        </w:rPr>
        <w:pPrChange w:id="299" w:author="Ricardo Massao Kagami Zanotto" w:date="2020-09-25T17:23:00Z">
          <w:pPr>
            <w:pStyle w:val="Legenda"/>
            <w:ind w:left="1080"/>
            <w:jc w:val="left"/>
          </w:pPr>
        </w:pPrChange>
      </w:pPr>
    </w:p>
    <w:p w14:paraId="506ACB3A" w14:textId="7FD3A512" w:rsidR="005D55C1" w:rsidDel="00586EDD" w:rsidRDefault="005D55C1">
      <w:pPr>
        <w:pStyle w:val="Legenda"/>
        <w:jc w:val="left"/>
        <w:rPr>
          <w:del w:id="300" w:author="Ricardo Massao Kagami Zanotto" w:date="2020-09-25T17:23:00Z"/>
        </w:rPr>
        <w:pPrChange w:id="301" w:author="Ricardo Massao Kagami Zanotto" w:date="2020-09-25T17:23:00Z">
          <w:pPr>
            <w:pStyle w:val="Legenda"/>
            <w:ind w:left="1080"/>
            <w:jc w:val="left"/>
          </w:pPr>
        </w:pPrChange>
      </w:pPr>
    </w:p>
    <w:p w14:paraId="16C3EF79" w14:textId="77777777" w:rsidR="005D55C1" w:rsidRDefault="005D55C1">
      <w:pPr>
        <w:pStyle w:val="Legenda"/>
        <w:jc w:val="left"/>
        <w:pPrChange w:id="302" w:author="Ricardo Massao Kagami Zanotto" w:date="2020-09-25T17:23:00Z">
          <w:pPr>
            <w:pStyle w:val="Legenda"/>
            <w:ind w:left="1080"/>
            <w:jc w:val="left"/>
          </w:pPr>
        </w:pPrChange>
      </w:pPr>
    </w:p>
    <w:p w14:paraId="6229F122" w14:textId="77777777" w:rsidR="005D55C1" w:rsidRDefault="005D55C1" w:rsidP="005D55C1">
      <w:pPr>
        <w:pStyle w:val="Legenda"/>
        <w:ind w:left="1080"/>
        <w:jc w:val="left"/>
      </w:pPr>
    </w:p>
    <w:p w14:paraId="44CD5EAC" w14:textId="39C8AAF4"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Pr>
          <w:noProof/>
        </w:rPr>
        <w:t>1</w:t>
      </w:r>
      <w:r>
        <w:fldChar w:fldCharType="end"/>
      </w:r>
      <w:r>
        <w:t xml:space="preserve"> – Exemplo de Sprint no </w:t>
      </w:r>
      <w:proofErr w:type="spellStart"/>
      <w:r>
        <w:t>Trello</w:t>
      </w:r>
      <w:proofErr w:type="spellEnd"/>
      <w: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1"/>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lastRenderedPageBreak/>
              <w:drawing>
                <wp:inline distT="0" distB="0" distL="0" distR="0" wp14:anchorId="664449FF" wp14:editId="67D26E3B">
                  <wp:extent cx="4632325" cy="299150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9777" cy="3015693"/>
                          </a:xfrm>
                          <a:prstGeom prst="rect">
                            <a:avLst/>
                          </a:prstGeom>
                        </pic:spPr>
                      </pic:pic>
                    </a:graphicData>
                  </a:graphic>
                </wp:inline>
              </w:drawing>
            </w:r>
          </w:p>
        </w:tc>
      </w:tr>
    </w:tbl>
    <w:p w14:paraId="382129F8" w14:textId="5C4CFB47" w:rsidR="005D55C1" w:rsidRDefault="005D55C1" w:rsidP="005D55C1">
      <w:pPr>
        <w:pStyle w:val="Fonte"/>
        <w:ind w:left="1080"/>
        <w:jc w:val="both"/>
        <w:rPr>
          <w:ins w:id="303" w:author="Ricardo Massao Kagami Zanotto" w:date="2020-09-25T17:23:00Z"/>
        </w:rPr>
      </w:pPr>
      <w:r>
        <w:t xml:space="preserve"> Fonte: </w:t>
      </w:r>
      <w:del w:id="304" w:author="Ricardo Massao Kagami Zanotto" w:date="2020-09-25T19:45:00Z">
        <w:r w:rsidDel="00A753B9">
          <w:delText>Autoria própria</w:delText>
        </w:r>
      </w:del>
      <w:ins w:id="305" w:author="Ricardo Massao Kagami Zanotto" w:date="2020-09-25T19:45:00Z">
        <w:r w:rsidR="00A753B9">
          <w:t>Os Autores</w:t>
        </w:r>
      </w:ins>
      <w:r>
        <w:t>, 2020.</w:t>
      </w:r>
    </w:p>
    <w:p w14:paraId="1F196FB7" w14:textId="77777777" w:rsidR="00586EDD" w:rsidRDefault="00586EDD" w:rsidP="005D55C1">
      <w:pPr>
        <w:pStyle w:val="Fonte"/>
        <w:ind w:left="1080"/>
        <w:jc w:val="both"/>
      </w:pPr>
    </w:p>
    <w:p w14:paraId="2DE4A9BA" w14:textId="7570B01A" w:rsidR="005D55C1" w:rsidDel="00586EDD" w:rsidRDefault="005D55C1" w:rsidP="005D55C1">
      <w:pPr>
        <w:tabs>
          <w:tab w:val="left" w:pos="720"/>
          <w:tab w:val="left" w:pos="1080"/>
        </w:tabs>
        <w:ind w:firstLine="709"/>
        <w:jc w:val="both"/>
        <w:rPr>
          <w:del w:id="306" w:author="Ricardo Massao Kagami Zanotto" w:date="2020-09-25T17:23:00Z"/>
        </w:rPr>
      </w:pPr>
    </w:p>
    <w:p w14:paraId="4FE6E7D9" w14:textId="7F20CC5A" w:rsidR="0009102C" w:rsidDel="00586EDD" w:rsidRDefault="0009102C" w:rsidP="00A06C88">
      <w:pPr>
        <w:tabs>
          <w:tab w:val="left" w:pos="720"/>
          <w:tab w:val="left" w:pos="1080"/>
        </w:tabs>
        <w:ind w:firstLine="709"/>
        <w:jc w:val="both"/>
        <w:rPr>
          <w:del w:id="307" w:author="Ricardo Massao Kagami Zanotto" w:date="2020-09-25T17:23:00Z"/>
          <w:rFonts w:cs="Arial"/>
          <w:szCs w:val="24"/>
        </w:rPr>
      </w:pPr>
    </w:p>
    <w:p w14:paraId="4C351A5B" w14:textId="77777777" w:rsidR="00E6624C" w:rsidRDefault="00E6624C" w:rsidP="00E6624C">
      <w:pPr>
        <w:pStyle w:val="Ttulo2"/>
      </w:pPr>
      <w:bookmarkStart w:id="308" w:name="_Toc39592447"/>
      <w:r>
        <w:t>Balizadores</w:t>
      </w:r>
      <w:bookmarkEnd w:id="308"/>
    </w:p>
    <w:p w14:paraId="4C351A61" w14:textId="35087D52" w:rsidR="00A06C88" w:rsidRDefault="004F4DF0" w:rsidP="00A06C88">
      <w:pPr>
        <w:tabs>
          <w:tab w:val="left" w:pos="720"/>
          <w:tab w:val="left" w:pos="1080"/>
        </w:tabs>
        <w:ind w:firstLine="709"/>
        <w:jc w:val="both"/>
      </w:pPr>
      <w:del w:id="309" w:author="Ricardo Massao Kagami Zanotto" w:date="2020-09-25T19:45:00Z">
        <w:r w:rsidRPr="0075794C" w:rsidDel="00487E5C">
          <w:delText xml:space="preserve">Será </w:delText>
        </w:r>
      </w:del>
      <w:ins w:id="310" w:author="Ricardo Massao Kagami Zanotto" w:date="2020-09-25T19:45:00Z">
        <w:r w:rsidR="00487E5C" w:rsidRPr="0075794C">
          <w:t>Ser</w:t>
        </w:r>
        <w:r w:rsidR="00487E5C">
          <w:t>ão</w:t>
        </w:r>
        <w:r w:rsidR="00487E5C" w:rsidRPr="0075794C">
          <w:t xml:space="preserve"> </w:t>
        </w:r>
      </w:ins>
      <w:del w:id="311" w:author="Ricardo Massao Kagami Zanotto" w:date="2020-09-25T19:46:00Z">
        <w:r w:rsidRPr="0075794C" w:rsidDel="00487E5C">
          <w:delText xml:space="preserve">organizado </w:delText>
        </w:r>
      </w:del>
      <w:ins w:id="312" w:author="Ricardo Massao Kagami Zanotto" w:date="2020-09-25T19:46:00Z">
        <w:r w:rsidR="00487E5C" w:rsidRPr="0075794C">
          <w:t>organizad</w:t>
        </w:r>
        <w:r w:rsidR="00487E5C">
          <w:t>as</w:t>
        </w:r>
        <w:r w:rsidR="00487E5C" w:rsidRPr="0075794C">
          <w:t xml:space="preserve"> </w:t>
        </w:r>
      </w:ins>
      <w:r w:rsidRPr="0075794C">
        <w:t xml:space="preserve">reuniões quinzenais </w:t>
      </w:r>
      <w:r w:rsidR="000A4F21">
        <w:t xml:space="preserve">pelo </w:t>
      </w:r>
      <w:proofErr w:type="spellStart"/>
      <w:r w:rsidR="000A4F21">
        <w:t>Product</w:t>
      </w:r>
      <w:proofErr w:type="spellEnd"/>
      <w:r w:rsidR="000A4F21">
        <w:t xml:space="preserve"> </w:t>
      </w:r>
      <w:proofErr w:type="spellStart"/>
      <w:r w:rsidR="000A4F21">
        <w:t>Owner</w:t>
      </w:r>
      <w:proofErr w:type="spellEnd"/>
      <w:r w:rsidR="000A4F21">
        <w:t xml:space="preserve"> </w:t>
      </w:r>
      <w:commentRangeStart w:id="313"/>
      <w:r w:rsidR="000A4F21">
        <w:t>com o sindico e algum condômino</w:t>
      </w:r>
      <w:ins w:id="314" w:author="Ricardo Massao Kagami Zanotto" w:date="2020-09-25T19:46:00Z">
        <w:r w:rsidR="00487E5C">
          <w:t>,</w:t>
        </w:r>
      </w:ins>
      <w:r w:rsidR="000A4F21">
        <w:t xml:space="preserve"> caso </w:t>
      </w:r>
      <w:del w:id="315" w:author="Ricardo Massao Kagami Zanotto" w:date="2020-09-25T19:46:00Z">
        <w:r w:rsidR="000A4F21" w:rsidDel="00487E5C">
          <w:delText>disponivel</w:delText>
        </w:r>
      </w:del>
      <w:ins w:id="316" w:author="Ricardo Massao Kagami Zanotto" w:date="2020-09-25T19:46:00Z">
        <w:r w:rsidR="00487E5C">
          <w:t>disponível,</w:t>
        </w:r>
      </w:ins>
      <w:r w:rsidR="000A4F21">
        <w:t xml:space="preserve"> que são as partes interessadas </w:t>
      </w:r>
      <w:commentRangeEnd w:id="313"/>
      <w:r w:rsidR="00794760">
        <w:rPr>
          <w:rStyle w:val="Refdecomentrio"/>
        </w:rPr>
        <w:commentReference w:id="313"/>
      </w:r>
      <w:r w:rsidR="000A4F21">
        <w:t xml:space="preserve">ou seja os clientes, </w:t>
      </w:r>
      <w:r w:rsidRPr="0075794C">
        <w:t>durante</w:t>
      </w:r>
      <w:r w:rsidR="000A4F21">
        <w:t xml:space="preserve"> o </w:t>
      </w:r>
      <w:del w:id="317" w:author="Ricardo Massao Kagami Zanotto" w:date="2020-09-25T19:46:00Z">
        <w:r w:rsidR="000A4F21" w:rsidDel="00487E5C">
          <w:delText xml:space="preserve">pré </w:delText>
        </w:r>
      </w:del>
      <w:proofErr w:type="spellStart"/>
      <w:ins w:id="318" w:author="Ricardo Massao Kagami Zanotto" w:date="2020-09-25T19:46:00Z">
        <w:r w:rsidR="00487E5C">
          <w:t>pré</w:t>
        </w:r>
        <w:proofErr w:type="spellEnd"/>
        <w:r w:rsidR="00487E5C">
          <w:t>-</w:t>
        </w:r>
      </w:ins>
      <w:r w:rsidR="000A4F21">
        <w:t>planejamento de cada Sprint, podendo então atuar durante o planejamento da Sprint para que caso alguma nova funcionalidade ou ajuste que seja necessário</w:t>
      </w:r>
      <w:ins w:id="319" w:author="Ricardo Massao Kagami Zanotto" w:date="2020-09-25T19:47:00Z">
        <w:r w:rsidR="00E862B3">
          <w:t>, este</w:t>
        </w:r>
      </w:ins>
      <w:r w:rsidR="000A4F21">
        <w:t xml:space="preserve"> possa ser incluída no planejamento.</w:t>
      </w:r>
      <w:ins w:id="320" w:author="Ricardo Massao Kagami Zanotto" w:date="2020-09-25T19:46:00Z">
        <w:r w:rsidR="00794760">
          <w:t xml:space="preserve"> </w:t>
        </w:r>
      </w:ins>
      <w:r w:rsidR="000A4F21">
        <w:t xml:space="preserve">Durante a reunião de revisão da Sprint sempre </w:t>
      </w:r>
      <w:del w:id="321" w:author="Ricardo Massao Kagami Zanotto" w:date="2020-09-25T19:47:00Z">
        <w:r w:rsidR="000A4F21" w:rsidDel="00E862B3">
          <w:delText xml:space="preserve">sera </w:delText>
        </w:r>
      </w:del>
      <w:ins w:id="322" w:author="Ricardo Massao Kagami Zanotto" w:date="2020-09-25T19:47:00Z">
        <w:r w:rsidR="00E862B3">
          <w:t xml:space="preserve">será </w:t>
        </w:r>
      </w:ins>
      <w:del w:id="323" w:author="Ricardo Massao Kagami Zanotto" w:date="2020-09-25T19:47:00Z">
        <w:r w:rsidR="000A4F21" w:rsidDel="00E862B3">
          <w:delText xml:space="preserve">sugerido </w:delText>
        </w:r>
      </w:del>
      <w:ins w:id="324" w:author="Ricardo Massao Kagami Zanotto" w:date="2020-09-25T19:47:00Z">
        <w:r w:rsidR="00E862B3">
          <w:t xml:space="preserve">sugerida </w:t>
        </w:r>
      </w:ins>
      <w:r w:rsidR="000A4F21">
        <w:t>a participação do s</w:t>
      </w:r>
      <w:del w:id="325" w:author="Ricardo Massao Kagami Zanotto" w:date="2020-09-25T19:47:00Z">
        <w:r w:rsidR="000A4F21" w:rsidDel="00E862B3">
          <w:delText>i</w:delText>
        </w:r>
      </w:del>
      <w:ins w:id="326" w:author="Ricardo Massao Kagami Zanotto" w:date="2020-09-25T19:47:00Z">
        <w:r w:rsidR="00E862B3">
          <w:t>í</w:t>
        </w:r>
      </w:ins>
      <w:r w:rsidR="000A4F21">
        <w:t>ndico</w:t>
      </w:r>
      <w:ins w:id="327" w:author="Ricardo Massao Kagami Zanotto" w:date="2020-09-25T19:47:00Z">
        <w:r w:rsidR="00E862B3">
          <w:t>,</w:t>
        </w:r>
      </w:ins>
      <w:r w:rsidR="000A4F21">
        <w:t xml:space="preserve"> para que seja apresentada cada funcionalidade finalizada na Sprint</w:t>
      </w:r>
      <w:r>
        <w:t>.</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328" w:name="_Toc39592448"/>
      <w:commentRangeStart w:id="329"/>
      <w:r>
        <w:rPr>
          <w:lang w:eastAsia="pt-BR"/>
        </w:rPr>
        <w:t>desenvolvimento</w:t>
      </w:r>
      <w:bookmarkEnd w:id="328"/>
      <w:commentRangeEnd w:id="329"/>
      <w:r w:rsidR="00675A7C">
        <w:rPr>
          <w:rStyle w:val="Refdecomentrio"/>
          <w:rFonts w:eastAsia="Calibri"/>
          <w:b w:val="0"/>
          <w:bCs w:val="0"/>
          <w:caps w:val="0"/>
        </w:rPr>
        <w:commentReference w:id="329"/>
      </w:r>
    </w:p>
    <w:p w14:paraId="4C351A63" w14:textId="77777777" w:rsidR="00A06C88" w:rsidRPr="00B27E70" w:rsidRDefault="00A06C88" w:rsidP="00A06C88">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lastRenderedPageBreak/>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4" w14:textId="77777777" w:rsidR="00A06C88" w:rsidRPr="00B27E70" w:rsidRDefault="00A06C88" w:rsidP="005D55C1">
      <w:pPr>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5" w14:textId="77777777" w:rsidR="00A06C88" w:rsidRPr="00B27E70" w:rsidRDefault="00A06C88" w:rsidP="00A06C88">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6" w14:textId="77777777" w:rsidR="00021AA1" w:rsidRPr="00F87084" w:rsidRDefault="00E6624C" w:rsidP="00F87084">
      <w:pPr>
        <w:pStyle w:val="Ttulo2"/>
      </w:pPr>
      <w:bookmarkStart w:id="330" w:name="_Toc257728963"/>
      <w:bookmarkStart w:id="331" w:name="_Toc257729064"/>
      <w:bookmarkStart w:id="332" w:name="_Toc257729286"/>
      <w:bookmarkStart w:id="333" w:name="_Toc257729452"/>
      <w:bookmarkStart w:id="334" w:name="_Toc257729489"/>
      <w:bookmarkStart w:id="335" w:name="_Toc257729506"/>
      <w:bookmarkStart w:id="336" w:name="_Toc257814813"/>
      <w:bookmarkStart w:id="337" w:name="_Toc266865630"/>
      <w:bookmarkStart w:id="338" w:name="_Toc39592449"/>
      <w:r>
        <w:t>caracterização</w:t>
      </w:r>
      <w:bookmarkEnd w:id="330"/>
      <w:bookmarkEnd w:id="331"/>
      <w:bookmarkEnd w:id="332"/>
      <w:bookmarkEnd w:id="333"/>
      <w:bookmarkEnd w:id="334"/>
      <w:bookmarkEnd w:id="335"/>
      <w:bookmarkEnd w:id="336"/>
      <w:bookmarkEnd w:id="337"/>
      <w:r>
        <w:t xml:space="preserve"> do problema</w:t>
      </w:r>
      <w:bookmarkEnd w:id="338"/>
    </w:p>
    <w:p w14:paraId="4C351A6A" w14:textId="2DBEA5F3" w:rsidR="00E6624C" w:rsidRPr="00547081" w:rsidRDefault="00E6624C" w:rsidP="00547081">
      <w:pPr>
        <w:pStyle w:val="Corpodetexto"/>
        <w:spacing w:line="362" w:lineRule="auto"/>
        <w:ind w:right="-1" w:firstLine="709"/>
        <w:jc w:val="both"/>
      </w:pPr>
      <w:r>
        <w:rPr>
          <w:rFonts w:cs="Arial"/>
        </w:rPr>
        <w:t xml:space="preserve"> </w:t>
      </w:r>
      <w:commentRangeStart w:id="339"/>
      <w:r w:rsidR="004F4DF0" w:rsidRPr="0075794C">
        <w:t xml:space="preserve">Analisando o trabalho administrativo executado pelo </w:t>
      </w:r>
      <w:r w:rsidR="004F4DF0">
        <w:t>sí</w:t>
      </w:r>
      <w:r w:rsidR="004F4DF0" w:rsidRPr="0075794C">
        <w:t>ndico, identific</w:t>
      </w:r>
      <w:ins w:id="340" w:author="Ricardo Massao Kagami Zanotto" w:date="2020-09-25T19:48:00Z">
        <w:r w:rsidR="00E862B3">
          <w:t>ou-se</w:t>
        </w:r>
      </w:ins>
      <w:del w:id="341" w:author="Ricardo Massao Kagami Zanotto" w:date="2020-09-25T19:48:00Z">
        <w:r w:rsidR="004F4DF0" w:rsidRPr="0075794C" w:rsidDel="00E862B3">
          <w:delText>amos</w:delText>
        </w:r>
      </w:del>
      <w:r w:rsidR="004F4DF0" w:rsidRPr="0075794C">
        <w:t xml:space="preserve"> que o controle financeiro é feito através de planilhas eletrônicas e a organização de reuniões é </w:t>
      </w:r>
      <w:del w:id="342" w:author="Ricardo Massao Kagami Zanotto" w:date="2020-09-25T19:48:00Z">
        <w:r w:rsidR="004F4DF0" w:rsidRPr="0075794C" w:rsidDel="00E862B3">
          <w:delText xml:space="preserve">feita </w:delText>
        </w:r>
      </w:del>
      <w:ins w:id="343" w:author="Ricardo Massao Kagami Zanotto" w:date="2020-09-25T19:48:00Z">
        <w:r w:rsidR="00E862B3">
          <w:t>realizada</w:t>
        </w:r>
        <w:r w:rsidR="00E862B3" w:rsidRPr="0075794C">
          <w:t xml:space="preserve"> </w:t>
        </w:r>
      </w:ins>
      <w:r w:rsidR="004F4DF0" w:rsidRPr="0075794C">
        <w:t xml:space="preserve">informalmente através de aplicativo mensageiro móvel, assim como </w:t>
      </w:r>
      <w:del w:id="344" w:author="Ricardo Massao Kagami Zanotto" w:date="2020-09-25T19:48:00Z">
        <w:r w:rsidR="004F4DF0" w:rsidRPr="0075794C" w:rsidDel="00E862B3">
          <w:delText>su</w:delText>
        </w:r>
      </w:del>
      <w:r w:rsidR="004F4DF0" w:rsidRPr="0075794C">
        <w:t>as atas são documentadas em</w:t>
      </w:r>
      <w:r w:rsidR="004F4DF0" w:rsidRPr="0075794C">
        <w:rPr>
          <w:spacing w:val="18"/>
        </w:rPr>
        <w:t xml:space="preserve"> </w:t>
      </w:r>
      <w:r w:rsidR="004F4DF0" w:rsidRPr="0075794C">
        <w:t>cadernos</w:t>
      </w:r>
      <w:commentRangeEnd w:id="339"/>
      <w:r w:rsidR="00B4412B">
        <w:rPr>
          <w:rStyle w:val="Refdecomentrio"/>
          <w:rFonts w:eastAsia="Calibri"/>
          <w:lang w:eastAsia="en-US"/>
        </w:rPr>
        <w:commentReference w:id="339"/>
      </w:r>
      <w:r w:rsidR="004F4DF0" w:rsidRPr="0075794C">
        <w:t>.</w:t>
      </w:r>
    </w:p>
    <w:p w14:paraId="4C351A6F" w14:textId="40D72AC2" w:rsidR="00D21C79" w:rsidRDefault="00D21C79" w:rsidP="00D21C79">
      <w:pPr>
        <w:pStyle w:val="Ttulo2"/>
      </w:pPr>
      <w:bookmarkStart w:id="345" w:name="_Toc39592450"/>
      <w:r>
        <w:t>solução</w:t>
      </w:r>
      <w:bookmarkEnd w:id="345"/>
    </w:p>
    <w:p w14:paraId="4C6A3E4B" w14:textId="03F3153F" w:rsidR="002C0BE4" w:rsidRPr="0075794C" w:rsidRDefault="002C0BE4" w:rsidP="00797FC9">
      <w:pPr>
        <w:pStyle w:val="Corpodetexto"/>
        <w:pPrChange w:id="346" w:author="José Caetano Faganello" w:date="2020-10-01T22:04:00Z">
          <w:pPr>
            <w:pStyle w:val="Corpodetexto"/>
            <w:spacing w:line="360" w:lineRule="auto"/>
            <w:ind w:right="-1" w:firstLine="709"/>
            <w:jc w:val="both"/>
          </w:pPr>
        </w:pPrChange>
      </w:pPr>
      <w:r w:rsidRPr="0075794C">
        <w:t xml:space="preserve">Atender a necessidade do </w:t>
      </w:r>
      <w:r>
        <w:t>sí</w:t>
      </w:r>
      <w:r w:rsidRPr="0075794C">
        <w:t>ndico e condôminos com a criação do Sistema de Controle de Condomínio que auxiliar</w:t>
      </w:r>
      <w:ins w:id="347" w:author="Ricardo Massao Kagami Zanotto" w:date="2020-09-25T19:49:00Z">
        <w:r w:rsidR="00B4412B">
          <w:t>á</w:t>
        </w:r>
      </w:ins>
      <w:del w:id="348" w:author="Ricardo Massao Kagami Zanotto" w:date="2020-09-25T19:49:00Z">
        <w:r w:rsidRPr="0075794C" w:rsidDel="00B4412B">
          <w:delText>a</w:delText>
        </w:r>
      </w:del>
      <w:r w:rsidRPr="0075794C">
        <w:t xml:space="preserve"> na execução das tarefas de administração de caixa, criação e acompanhamento de atividades a serem desenvolvidas, assim como a transparência administrativa para os condôminos. O projeto </w:t>
      </w:r>
      <w:del w:id="349" w:author="Ricardo Massao Kagami Zanotto" w:date="2020-09-25T19:49:00Z">
        <w:r w:rsidRPr="0075794C" w:rsidDel="00B4412B">
          <w:delText>será considerado um sucesso se</w:delText>
        </w:r>
      </w:del>
      <w:ins w:id="350" w:author="Ricardo Massao Kagami Zanotto" w:date="2020-09-25T19:49:00Z">
        <w:r w:rsidR="00B4412B">
          <w:t>visa</w:t>
        </w:r>
      </w:ins>
      <w:r w:rsidRPr="0075794C">
        <w:t xml:space="preserve"> atender os objetivos e critérios descritos no escopo do projeto, de acordo com o alinhamento em conjunto ao s</w:t>
      </w:r>
      <w:ins w:id="351" w:author="Ricardo Massao Kagami Zanotto" w:date="2020-09-25T19:49:00Z">
        <w:r w:rsidR="00B4412B">
          <w:t>í</w:t>
        </w:r>
      </w:ins>
      <w:del w:id="352" w:author="Ricardo Massao Kagami Zanotto" w:date="2020-09-25T19:49:00Z">
        <w:r w:rsidRPr="0075794C" w:rsidDel="00B4412B">
          <w:delText>i</w:delText>
        </w:r>
      </w:del>
      <w:r w:rsidRPr="0075794C">
        <w:t>ndico e condôminos</w:t>
      </w:r>
      <w:ins w:id="353" w:author="Ricardo Massao Kagami Zanotto" w:date="2020-09-25T19:49:00Z">
        <w:r w:rsidR="00202D45">
          <w:t>,</w:t>
        </w:r>
      </w:ins>
      <w:r w:rsidRPr="0075794C">
        <w:t xml:space="preserve"> para desenvolvimento da solução do projeto, visando à entrega de um sistema funcional</w:t>
      </w:r>
      <w:ins w:id="354" w:author="Ricardo Massao Kagami Zanotto" w:date="2020-09-25T19:50:00Z">
        <w:r w:rsidR="00202D45">
          <w:t>,</w:t>
        </w:r>
      </w:ins>
      <w:r w:rsidRPr="0075794C">
        <w:t xml:space="preserve"> ao t</w:t>
      </w:r>
      <w:ins w:id="355" w:author="Ricardo Massao Kagami Zanotto" w:date="2020-09-25T19:50:00Z">
        <w:r w:rsidR="00202D45">
          <w:t>é</w:t>
        </w:r>
      </w:ins>
      <w:del w:id="356" w:author="Ricardo Massao Kagami Zanotto" w:date="2020-09-25T19:50:00Z">
        <w:r w:rsidRPr="0075794C" w:rsidDel="00202D45">
          <w:delText>e</w:delText>
        </w:r>
      </w:del>
      <w:r w:rsidRPr="0075794C">
        <w:t>rmino do ano</w:t>
      </w:r>
      <w:ins w:id="357" w:author="Ricardo Massao Kagami Zanotto" w:date="2020-09-25T19:50:00Z">
        <w:r w:rsidR="00202D45">
          <w:t xml:space="preserve"> de 2020</w:t>
        </w:r>
      </w:ins>
      <w:del w:id="358" w:author="Ricardo Massao Kagami Zanotto" w:date="2020-09-25T19:50:00Z">
        <w:r w:rsidRPr="0075794C" w:rsidDel="00202D45">
          <w:delText xml:space="preserve"> para fins de satisfazê-los e também o projeto de conclusão do curso de sistemas de</w:delText>
        </w:r>
        <w:r w:rsidRPr="0075794C" w:rsidDel="00202D45">
          <w:rPr>
            <w:spacing w:val="11"/>
          </w:rPr>
          <w:delText xml:space="preserve"> </w:delText>
        </w:r>
        <w:r w:rsidRPr="0075794C" w:rsidDel="00202D45">
          <w:delText>informações</w:delText>
        </w:r>
      </w:del>
      <w:r w:rsidRPr="0075794C">
        <w:t>.</w:t>
      </w:r>
    </w:p>
    <w:p w14:paraId="199035BC" w14:textId="596C31CF" w:rsidR="002C0BE4" w:rsidRPr="002C0BE4" w:rsidRDefault="002C0BE4" w:rsidP="00A932BC">
      <w:pPr>
        <w:pStyle w:val="Texto"/>
        <w:ind w:right="-1"/>
      </w:pPr>
      <w:r w:rsidRPr="0075794C">
        <w:t>Os requisitos técnicos serão abordados pelo desenvolvedor do sistema juntamente com o s</w:t>
      </w:r>
      <w:r>
        <w:t>í</w:t>
      </w:r>
      <w:r w:rsidRPr="0075794C">
        <w:t>ndico do condomínio juntamente com a participação dos condôminos e com auxílio do orientador do projeto acadêmico.</w:t>
      </w:r>
    </w:p>
    <w:p w14:paraId="4C351A71" w14:textId="77777777" w:rsidR="00D21C79" w:rsidRPr="00B27E70" w:rsidRDefault="00D21C79" w:rsidP="00D21C79">
      <w:pPr>
        <w:pStyle w:val="Ttulo3"/>
      </w:pPr>
      <w:bookmarkStart w:id="359" w:name="_Toc39592451"/>
      <w:r>
        <w:lastRenderedPageBreak/>
        <w:t>Descrição do contexto</w:t>
      </w:r>
      <w:bookmarkEnd w:id="359"/>
    </w:p>
    <w:p w14:paraId="4D93DB42" w14:textId="763C3991" w:rsidR="00A932BC" w:rsidRPr="0075794C" w:rsidRDefault="00A932BC" w:rsidP="00A932BC">
      <w:pPr>
        <w:pStyle w:val="Corpodetexto"/>
        <w:spacing w:line="360" w:lineRule="auto"/>
        <w:ind w:right="-1" w:firstLine="709"/>
        <w:jc w:val="both"/>
      </w:pPr>
      <w:r w:rsidRPr="0075794C">
        <w:t>A necessidade de um Sistema de Controle de Condomínio</w:t>
      </w:r>
      <w:del w:id="360" w:author="Ricardo Massao Kagami Zanotto" w:date="2020-09-25T19:50:00Z">
        <w:r w:rsidRPr="0075794C" w:rsidDel="00202D45">
          <w:delText xml:space="preserve"> </w:delText>
        </w:r>
      </w:del>
      <w:r w:rsidRPr="0075794C">
        <w:t>, em condomínios de pequenos porte, visto que poucos sistemas atendem a esse mercado, foi verificado através de pesquisas de sistemas nesse mercado, visto que o mesmo visa sanar problemas de gerenciamento de recursos financeiros, atividades e transparência, ao qual impacta at</w:t>
      </w:r>
      <w:del w:id="361" w:author="Ricardo Massao Kagami Zanotto" w:date="2020-09-25T19:51:00Z">
        <w:r w:rsidRPr="0075794C" w:rsidDel="00202D45">
          <w:delText>e</w:delText>
        </w:r>
      </w:del>
      <w:ins w:id="362" w:author="Ricardo Massao Kagami Zanotto" w:date="2020-09-25T19:51:00Z">
        <w:r w:rsidR="00202D45">
          <w:t>é</w:t>
        </w:r>
      </w:ins>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363" w:name="_Toc39592452"/>
      <w:r>
        <w:t>Estudo de viabilidade</w:t>
      </w:r>
      <w:bookmarkEnd w:id="363"/>
    </w:p>
    <w:p w14:paraId="6DEDF6D0" w14:textId="77777777" w:rsidR="004F4DF0" w:rsidRDefault="004F4DF0" w:rsidP="004F4DF0">
      <w:pPr>
        <w:pStyle w:val="Corpodetexto"/>
        <w:spacing w:line="360" w:lineRule="auto"/>
        <w:ind w:right="-1" w:firstLine="709"/>
        <w:jc w:val="both"/>
      </w:pPr>
      <w:commentRangeStart w:id="364"/>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commentRangeEnd w:id="364"/>
      <w:r w:rsidR="00C33FE3">
        <w:rPr>
          <w:rStyle w:val="Refdecomentrio"/>
          <w:rFonts w:eastAsia="Calibri"/>
          <w:lang w:eastAsia="en-US"/>
        </w:rPr>
        <w:commentReference w:id="364"/>
      </w:r>
    </w:p>
    <w:p w14:paraId="3DCB23BD" w14:textId="77777777" w:rsidR="004F4DF0" w:rsidRPr="004F4DF0" w:rsidRDefault="004F4DF0" w:rsidP="004F4DF0">
      <w:pPr>
        <w:pStyle w:val="Texto"/>
      </w:pPr>
    </w:p>
    <w:p w14:paraId="4C351A7D" w14:textId="77777777" w:rsidR="00A42B4B" w:rsidRDefault="00A42B4B" w:rsidP="00A42B4B">
      <w:pPr>
        <w:pStyle w:val="Ttulo3"/>
      </w:pPr>
      <w:bookmarkStart w:id="365" w:name="_Toc39592453"/>
      <w:r>
        <w:t>Viabilidade técnica</w:t>
      </w:r>
      <w:bookmarkEnd w:id="365"/>
    </w:p>
    <w:p w14:paraId="65637A15" w14:textId="2D8B90A1" w:rsidR="004F4DF0" w:rsidRPr="0075794C" w:rsidRDefault="004F4DF0" w:rsidP="00E450A7">
      <w:pPr>
        <w:pStyle w:val="Corpodetexto"/>
        <w:spacing w:line="360" w:lineRule="auto"/>
        <w:ind w:right="-1" w:firstLine="709"/>
        <w:jc w:val="both"/>
      </w:pPr>
      <w:r w:rsidRPr="0075794C">
        <w:t xml:space="preserve">Para </w:t>
      </w:r>
      <w:commentRangeStart w:id="366"/>
      <w:r w:rsidRPr="0075794C">
        <w:t xml:space="preserve">o desenvolvimento desse projeto será utilizado a IDE Eclipse com a linguagem </w:t>
      </w:r>
      <w:r w:rsidR="00E450A7">
        <w:t>Java</w:t>
      </w:r>
      <w:r w:rsidRPr="0075794C">
        <w:t xml:space="preserve"> em conjunto ao</w:t>
      </w:r>
      <w:r w:rsidR="00E450A7">
        <w:t xml:space="preserve"> Angular.js </w:t>
      </w:r>
      <w:r w:rsidR="00E450A7" w:rsidRPr="00FD1BC9">
        <w:rPr>
          <w:i/>
          <w:iCs/>
          <w:rPrChange w:id="367" w:author="Ricardo Massao Kagami Zanotto" w:date="2020-09-25T19:53:00Z">
            <w:rPr/>
          </w:rPrChange>
        </w:rPr>
        <w:t>framework</w:t>
      </w:r>
      <w:r w:rsidR="00E450A7">
        <w:t xml:space="preserve"> </w:t>
      </w:r>
      <w:proofErr w:type="spellStart"/>
      <w:r w:rsidR="00E450A7">
        <w:t>java</w:t>
      </w:r>
      <w:proofErr w:type="spellEnd"/>
      <w:del w:id="368" w:author="Ricardo Massao Kagami Zanotto" w:date="2020-09-25T19:53:00Z">
        <w:r w:rsidR="00E450A7" w:rsidDel="00FD1BC9">
          <w:delText xml:space="preserve"> </w:delText>
        </w:r>
      </w:del>
      <w:r w:rsidRPr="0075794C">
        <w:t>,</w:t>
      </w:r>
      <w:ins w:id="369" w:author="Ricardo Massao Kagami Zanotto" w:date="2020-09-25T19:53:00Z">
        <w:r w:rsidR="00FD1BC9">
          <w:t xml:space="preserve"> </w:t>
        </w:r>
      </w:ins>
      <w:r w:rsidRPr="0075794C">
        <w:t xml:space="preserve">para a persistência dos dados o banco </w:t>
      </w:r>
      <w:proofErr w:type="spellStart"/>
      <w:r w:rsidRPr="0075794C">
        <w:t>MySql</w:t>
      </w:r>
      <w:proofErr w:type="spellEnd"/>
      <w:r w:rsidRPr="0075794C">
        <w:t>,</w:t>
      </w:r>
      <w:r>
        <w:t xml:space="preserve"> </w:t>
      </w:r>
      <w:r w:rsidRPr="0075794C">
        <w:t xml:space="preserve">ao qual será instalado e alocado pela infraestrutura local a ser disponibilizada pelo cliente, dispondo de todos os recursos necessários para o </w:t>
      </w:r>
      <w:r w:rsidRPr="0075794C">
        <w:lastRenderedPageBreak/>
        <w:t>desenvolvimento e de conhecimento prático do desenvolvedor para este projeto o tornando</w:t>
      </w:r>
      <w:r w:rsidRPr="0075794C">
        <w:rPr>
          <w:spacing w:val="29"/>
        </w:rPr>
        <w:t xml:space="preserve"> </w:t>
      </w:r>
      <w:r w:rsidRPr="0075794C">
        <w:t>viáv</w:t>
      </w:r>
      <w:commentRangeEnd w:id="366"/>
      <w:r w:rsidR="00FD1BC9">
        <w:rPr>
          <w:rStyle w:val="Refdecomentrio"/>
          <w:rFonts w:eastAsia="Calibri"/>
          <w:lang w:eastAsia="en-US"/>
        </w:rPr>
        <w:commentReference w:id="366"/>
      </w:r>
      <w:r w:rsidRPr="0075794C">
        <w:t>el.</w:t>
      </w:r>
    </w:p>
    <w:p w14:paraId="4C351A7F" w14:textId="77777777" w:rsidR="00A42B4B" w:rsidRDefault="00A42B4B" w:rsidP="00A42B4B">
      <w:pPr>
        <w:pStyle w:val="Ttulo3"/>
      </w:pPr>
      <w:r>
        <w:t xml:space="preserve"> </w:t>
      </w:r>
      <w:bookmarkStart w:id="370" w:name="_Toc39592454"/>
      <w:r>
        <w:t>Viabilidade econômica</w:t>
      </w:r>
      <w:bookmarkEnd w:id="370"/>
    </w:p>
    <w:p w14:paraId="37B578A3" w14:textId="77777777" w:rsidR="004F4DF0" w:rsidRPr="0075794C" w:rsidRDefault="004F4DF0" w:rsidP="004F4DF0">
      <w:pPr>
        <w:pStyle w:val="Corpodetexto"/>
        <w:spacing w:line="360" w:lineRule="auto"/>
        <w:ind w:firstLine="709"/>
        <w:jc w:val="both"/>
      </w:pPr>
      <w:commentRangeStart w:id="371"/>
      <w:r w:rsidRPr="0075794C">
        <w:t>Não serão cobrados custos relativos ao desenvolvimento do sistema visto que se trata de um trabalho acadêmico</w:t>
      </w:r>
      <w:commentRangeEnd w:id="371"/>
      <w:r w:rsidR="00FD1BC9">
        <w:rPr>
          <w:rStyle w:val="Refdecomentrio"/>
          <w:rFonts w:eastAsia="Calibri"/>
          <w:lang w:eastAsia="en-US"/>
        </w:rPr>
        <w:commentReference w:id="371"/>
      </w:r>
      <w:r w:rsidRPr="0075794C">
        <w:t>.</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77777777" w:rsidR="004F4DF0" w:rsidRPr="0075794C" w:rsidRDefault="004F4DF0" w:rsidP="004F4DF0">
      <w:pPr>
        <w:pStyle w:val="Corpodetexto"/>
        <w:spacing w:before="2" w:line="360" w:lineRule="auto"/>
        <w:ind w:firstLine="709"/>
        <w:jc w:val="both"/>
      </w:pPr>
      <w:r w:rsidRPr="0075794C">
        <w:t>A infraestrutura de hardware será a mesma existente no cliente não sendo necessário nem um tipo de upgrade para alocação do sistema desse projeto.</w:t>
      </w:r>
    </w:p>
    <w:p w14:paraId="4C351A81" w14:textId="77777777" w:rsidR="00A42B4B" w:rsidRDefault="00A42B4B" w:rsidP="00A42B4B">
      <w:pPr>
        <w:pStyle w:val="Ttulo3"/>
      </w:pPr>
      <w:r>
        <w:t xml:space="preserve"> </w:t>
      </w:r>
      <w:bookmarkStart w:id="372" w:name="_Toc39592455"/>
      <w:r>
        <w:t>Viabilidade funcional</w:t>
      </w:r>
      <w:bookmarkEnd w:id="372"/>
    </w:p>
    <w:p w14:paraId="6734914F" w14:textId="77777777" w:rsidR="008C2578" w:rsidRPr="0075794C" w:rsidRDefault="008C2578" w:rsidP="008C2578">
      <w:pPr>
        <w:pStyle w:val="Corpodetexto"/>
        <w:spacing w:line="360" w:lineRule="auto"/>
        <w:ind w:right="-1" w:firstLine="709"/>
        <w:jc w:val="both"/>
      </w:pPr>
      <w:bookmarkStart w:id="373" w:name="_Toc39592456"/>
      <w:r w:rsidRPr="0075794C">
        <w:t xml:space="preserve">O sistema é viável funcionalmente se atender </w:t>
      </w:r>
      <w:proofErr w:type="spellStart"/>
      <w:r w:rsidRPr="0075794C">
        <w:t>a</w:t>
      </w:r>
      <w:proofErr w:type="spellEnd"/>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373"/>
    </w:p>
    <w:p w14:paraId="4C351A84" w14:textId="22EA6073" w:rsidR="00F863BE" w:rsidRDefault="00E450A7" w:rsidP="00F863BE">
      <w:pPr>
        <w:pStyle w:val="Texto"/>
      </w:pPr>
      <w:r>
        <w:t xml:space="preserve">Através dos </w:t>
      </w:r>
      <w:proofErr w:type="spellStart"/>
      <w:r>
        <w:t>resquisitos</w:t>
      </w:r>
      <w:proofErr w:type="spellEnd"/>
      <w:r>
        <w:t xml:space="preserve"> </w:t>
      </w:r>
      <w:r w:rsidR="00653F6F">
        <w:t>serão desenvolvidas as funcionalidades do sistema</w:t>
      </w:r>
      <w:r w:rsidR="00F863BE">
        <w:t>.</w:t>
      </w:r>
    </w:p>
    <w:p w14:paraId="4C351A85" w14:textId="77777777" w:rsidR="00F863BE" w:rsidRDefault="00F863BE" w:rsidP="00F863BE">
      <w:pPr>
        <w:pStyle w:val="Ttulo3"/>
      </w:pPr>
      <w:bookmarkStart w:id="374" w:name="_Toc39592457"/>
      <w:r>
        <w:t>Requisitos Funcionais</w:t>
      </w:r>
      <w:bookmarkEnd w:id="374"/>
    </w:p>
    <w:p w14:paraId="0E899017" w14:textId="77777777" w:rsidR="00E10A39" w:rsidRPr="00E10A39" w:rsidRDefault="00E10A39" w:rsidP="00E10A39">
      <w:pPr>
        <w:pStyle w:val="Corpodetexto"/>
        <w:spacing w:line="360" w:lineRule="auto"/>
        <w:ind w:left="495"/>
        <w:jc w:val="both"/>
        <w:rPr>
          <w:rFonts w:cs="Arial"/>
        </w:rPr>
      </w:pPr>
      <w:bookmarkStart w:id="375"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lastRenderedPageBreak/>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proofErr w:type="gramStart"/>
      <w:r w:rsidRPr="00E10A39">
        <w:rPr>
          <w:rFonts w:ascii="Arial" w:hAnsi="Arial" w:cs="Arial"/>
        </w:rPr>
        <w:t>à</w:t>
      </w:r>
      <w:proofErr w:type="gramEnd"/>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t>Requisitos Não Funcionais</w:t>
      </w:r>
      <w:bookmarkEnd w:id="375"/>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Del="00D02392"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del w:id="376" w:author="Ricardo Massao Kagami Zanotto" w:date="2020-09-25T19:57:00Z"/>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12D18E61" w:rsidR="00E10A39" w:rsidRPr="00D02392" w:rsidDel="00D02392" w:rsidRDefault="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del w:id="377" w:author="Ricardo Massao Kagami Zanotto" w:date="2020-09-25T19:57:00Z"/>
          <w:rFonts w:cs="Arial"/>
          <w:rPrChange w:id="378" w:author="Ricardo Massao Kagami Zanotto" w:date="2020-09-25T19:57:00Z">
            <w:rPr>
              <w:del w:id="379" w:author="Ricardo Massao Kagami Zanotto" w:date="2020-09-25T19:57:00Z"/>
            </w:rPr>
          </w:rPrChange>
        </w:rPr>
        <w:pPrChange w:id="380" w:author="Ricardo Massao Kagami Zanotto" w:date="2020-09-25T19:57:00Z">
          <w:pPr>
            <w:pStyle w:val="Corpodetexto"/>
            <w:spacing w:line="360" w:lineRule="auto"/>
            <w:ind w:left="495"/>
            <w:jc w:val="both"/>
          </w:pPr>
        </w:pPrChange>
      </w:pPr>
      <w:del w:id="381" w:author="Ricardo Massao Kagami Zanotto" w:date="2020-09-25T19:57:00Z">
        <w:r w:rsidRPr="00797FC9" w:rsidDel="00D02392">
          <w:rPr>
            <w:rFonts w:cs="Arial"/>
          </w:rPr>
          <w:delText>Os seguintes não funcionais serão contemplados no escopo do desenvolvimento. Segurança:</w:delText>
        </w:r>
      </w:del>
    </w:p>
    <w:p w14:paraId="33410C79" w14:textId="2CED57D0" w:rsidR="00E10A39" w:rsidRPr="00E10A39" w:rsidDel="00D02392" w:rsidRDefault="00E10A39">
      <w:pPr>
        <w:pStyle w:val="PargrafodaLista"/>
        <w:rPr>
          <w:del w:id="382" w:author="Ricardo Massao Kagami Zanotto" w:date="2020-09-25T19:57:00Z"/>
        </w:rPr>
        <w:pPrChange w:id="383" w:author="Ricardo Massao Kagami Zanotto" w:date="2020-09-25T19:57:00Z">
          <w:pPr>
            <w:pStyle w:val="PargrafodaLista"/>
            <w:widowControl w:val="0"/>
            <w:numPr>
              <w:ilvl w:val="2"/>
              <w:numId w:val="27"/>
            </w:numPr>
            <w:tabs>
              <w:tab w:val="left" w:pos="879"/>
              <w:tab w:val="left" w:pos="880"/>
            </w:tabs>
            <w:autoSpaceDE w:val="0"/>
            <w:autoSpaceDN w:val="0"/>
            <w:spacing w:before="2" w:line="360" w:lineRule="auto"/>
            <w:ind w:left="159" w:right="268" w:firstLine="336"/>
            <w:jc w:val="both"/>
          </w:pPr>
        </w:pPrChange>
      </w:pPr>
      <w:del w:id="384" w:author="Ricardo Massao Kagami Zanotto" w:date="2020-09-25T19:57:00Z">
        <w:r w:rsidRPr="00E10A39" w:rsidDel="00D02392">
          <w:delText>NF001 O sistema será desenvolvido para os ambientes Linux e Windows na plataforma</w:delText>
        </w:r>
        <w:r w:rsidRPr="00E10A39" w:rsidDel="00D02392">
          <w:rPr>
            <w:spacing w:val="8"/>
          </w:rPr>
          <w:delText xml:space="preserve"> </w:delText>
        </w:r>
        <w:r w:rsidRPr="00E10A39" w:rsidDel="00D02392">
          <w:delText>web.</w:delText>
        </w:r>
      </w:del>
    </w:p>
    <w:p w14:paraId="618849EF" w14:textId="57565610" w:rsidR="00E10A39" w:rsidRPr="00E10A39" w:rsidDel="00D02392" w:rsidRDefault="00E10A39">
      <w:pPr>
        <w:pStyle w:val="PargrafodaLista"/>
        <w:rPr>
          <w:del w:id="385" w:author="Ricardo Massao Kagami Zanotto" w:date="2020-09-25T19:57:00Z"/>
        </w:rPr>
        <w:pPrChange w:id="386" w:author="Ricardo Massao Kagami Zanotto" w:date="2020-09-25T19:57:00Z">
          <w:pPr>
            <w:pStyle w:val="PargrafodaLista"/>
            <w:widowControl w:val="0"/>
            <w:numPr>
              <w:ilvl w:val="2"/>
              <w:numId w:val="27"/>
            </w:numPr>
            <w:tabs>
              <w:tab w:val="left" w:pos="879"/>
              <w:tab w:val="left" w:pos="880"/>
            </w:tabs>
            <w:autoSpaceDE w:val="0"/>
            <w:autoSpaceDN w:val="0"/>
            <w:spacing w:before="2" w:line="360" w:lineRule="auto"/>
            <w:ind w:left="159" w:firstLine="336"/>
            <w:jc w:val="both"/>
          </w:pPr>
        </w:pPrChange>
      </w:pPr>
      <w:del w:id="387" w:author="Ricardo Massao Kagami Zanotto" w:date="2020-09-25T19:57:00Z">
        <w:r w:rsidRPr="00E10A39" w:rsidDel="00D02392">
          <w:delText>NF002 Exigir autenticação através de login e senha na</w:delText>
        </w:r>
        <w:r w:rsidRPr="00E10A39" w:rsidDel="00D02392">
          <w:rPr>
            <w:spacing w:val="17"/>
          </w:rPr>
          <w:delText xml:space="preserve"> </w:delText>
        </w:r>
        <w:r w:rsidRPr="00E10A39" w:rsidDel="00D02392">
          <w:delText>aplicação.</w:delText>
        </w:r>
      </w:del>
    </w:p>
    <w:p w14:paraId="448936B5" w14:textId="7B5368BE" w:rsidR="00E10A39" w:rsidRPr="00E10A39" w:rsidDel="00D02392" w:rsidRDefault="00E10A39">
      <w:pPr>
        <w:pStyle w:val="PargrafodaLista"/>
        <w:rPr>
          <w:del w:id="388" w:author="Ricardo Massao Kagami Zanotto" w:date="2020-09-25T19:57:00Z"/>
        </w:rPr>
        <w:pPrChange w:id="389" w:author="Ricardo Massao Kagami Zanotto" w:date="2020-09-25T19:57:00Z">
          <w:pPr>
            <w:pStyle w:val="PargrafodaLista"/>
            <w:widowControl w:val="0"/>
            <w:numPr>
              <w:ilvl w:val="2"/>
              <w:numId w:val="27"/>
            </w:numPr>
            <w:tabs>
              <w:tab w:val="left" w:pos="879"/>
              <w:tab w:val="left" w:pos="880"/>
            </w:tabs>
            <w:autoSpaceDE w:val="0"/>
            <w:autoSpaceDN w:val="0"/>
            <w:spacing w:before="142" w:line="360" w:lineRule="auto"/>
            <w:ind w:left="159" w:firstLine="336"/>
            <w:jc w:val="both"/>
          </w:pPr>
        </w:pPrChange>
      </w:pPr>
      <w:del w:id="390" w:author="Ricardo Massao Kagami Zanotto" w:date="2020-09-25T19:57:00Z">
        <w:r w:rsidRPr="00E10A39" w:rsidDel="00D02392">
          <w:delText>NF003 Ser um sistema</w:delText>
        </w:r>
        <w:r w:rsidRPr="00E10A39" w:rsidDel="00D02392">
          <w:rPr>
            <w:spacing w:val="12"/>
          </w:rPr>
          <w:delText xml:space="preserve"> </w:delText>
        </w:r>
        <w:r w:rsidRPr="00E10A39" w:rsidDel="00D02392">
          <w:delText>multiusuário.</w:delText>
        </w:r>
      </w:del>
    </w:p>
    <w:p w14:paraId="5F049245" w14:textId="3C0941F6" w:rsidR="00E10A39" w:rsidRDefault="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pPrChange w:id="391" w:author="Ricardo Massao Kagami Zanotto" w:date="2020-09-25T19:57:00Z">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pPr>
        </w:pPrChange>
      </w:pPr>
      <w:del w:id="392" w:author="Ricardo Massao Kagami Zanotto" w:date="2020-09-25T19:57:00Z">
        <w:r w:rsidRPr="00E10A39" w:rsidDel="00D02392">
          <w:delText>NF004 Utilizar criptografia para o tr</w:delText>
        </w:r>
        <w:r w:rsidDel="00D02392">
          <w:delText>á</w:delText>
        </w:r>
        <w:r w:rsidRPr="00E10A39" w:rsidDel="00D02392">
          <w:delText>fego de dados em rede e assim como certificação digital para garantir a autenticidade dos</w:delText>
        </w:r>
        <w:r w:rsidRPr="00E10A39" w:rsidDel="00D02392">
          <w:rPr>
            <w:spacing w:val="22"/>
          </w:rPr>
          <w:delText xml:space="preserve"> </w:delText>
        </w:r>
        <w:r w:rsidRPr="00E10A39" w:rsidDel="00D02392">
          <w:delText>envolvidos.</w:delText>
        </w:r>
      </w:del>
    </w:p>
    <w:p w14:paraId="4C351A8D" w14:textId="77777777" w:rsidR="00F863BE" w:rsidRDefault="00F863BE" w:rsidP="00F863BE">
      <w:pPr>
        <w:pStyle w:val="Ttulo3"/>
      </w:pPr>
      <w:bookmarkStart w:id="393" w:name="_Toc39592459"/>
      <w:r w:rsidRPr="00F863BE">
        <w:lastRenderedPageBreak/>
        <w:t>Caso de Uso (com descrição)</w:t>
      </w:r>
      <w:bookmarkEnd w:id="393"/>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1" cstate="print"/>
                    <a:stretch>
                      <a:fillRect/>
                    </a:stretch>
                  </pic:blipFill>
                  <pic:spPr>
                    <a:xfrm>
                      <a:off x="0" y="0"/>
                      <a:ext cx="5677993" cy="3231261"/>
                    </a:xfrm>
                    <a:prstGeom prst="rect">
                      <a:avLst/>
                    </a:prstGeom>
                  </pic:spPr>
                </pic:pic>
              </a:graphicData>
            </a:graphic>
          </wp:anchor>
        </w:drawing>
      </w:r>
    </w:p>
    <w:p w14:paraId="4B062FE0" w14:textId="28A9628C" w:rsidR="00131ADB" w:rsidRDefault="00131ADB" w:rsidP="00F863BE">
      <w:pPr>
        <w:pStyle w:val="PargrafodaLista"/>
        <w:spacing w:before="100" w:line="360" w:lineRule="auto"/>
        <w:ind w:left="720"/>
        <w:jc w:val="both"/>
        <w:rPr>
          <w:rFonts w:ascii="Arial" w:hAnsi="Arial" w:cs="Arial"/>
          <w:bCs/>
          <w:color w:val="000000"/>
        </w:rPr>
      </w:pPr>
    </w:p>
    <w:p w14:paraId="05365DB2" w14:textId="1A68D7EB" w:rsidR="00131ADB" w:rsidRDefault="00131ADB" w:rsidP="009D5E2D">
      <w:pPr>
        <w:pStyle w:val="PargrafodaLista"/>
        <w:spacing w:before="100" w:line="360" w:lineRule="auto"/>
        <w:ind w:left="0" w:firstLine="426"/>
        <w:jc w:val="both"/>
        <w:rPr>
          <w:rFonts w:ascii="Arial" w:hAnsi="Arial" w:cs="Arial"/>
          <w:b/>
          <w:color w:val="000000"/>
        </w:rPr>
      </w:pPr>
      <w:commentRangeStart w:id="394"/>
      <w:r w:rsidRPr="00131ADB">
        <w:rPr>
          <w:rFonts w:ascii="Arial" w:hAnsi="Arial" w:cs="Arial"/>
          <w:b/>
          <w:color w:val="000000"/>
        </w:rPr>
        <w:t xml:space="preserve">Caso de Uso 1 – Efetuar </w:t>
      </w:r>
      <w:commentRangeEnd w:id="394"/>
      <w:r w:rsidR="00D02392">
        <w:rPr>
          <w:rStyle w:val="Refdecomentrio"/>
          <w:rFonts w:ascii="Arial" w:eastAsia="Calibri" w:hAnsi="Arial"/>
          <w:color w:val="auto"/>
          <w:lang w:eastAsia="en-US"/>
        </w:rPr>
        <w:commentReference w:id="394"/>
      </w:r>
      <w:r w:rsidRPr="00131ADB">
        <w:rPr>
          <w:rFonts w:ascii="Arial" w:hAnsi="Arial" w:cs="Arial"/>
          <w:b/>
          <w:color w:val="000000"/>
        </w:rPr>
        <w:t>Login</w:t>
      </w:r>
    </w:p>
    <w:p w14:paraId="4FE90E2B" w14:textId="77777777" w:rsidR="00131ADB" w:rsidRPr="00131ADB" w:rsidRDefault="00131ADB" w:rsidP="00EF65B9">
      <w:pPr>
        <w:pStyle w:val="Corpodetexto"/>
        <w:spacing w:line="360" w:lineRule="auto"/>
        <w:ind w:left="426"/>
        <w:jc w:val="both"/>
        <w:rPr>
          <w:rFonts w:cs="Arial"/>
        </w:rPr>
      </w:pPr>
      <w:r w:rsidRPr="00131ADB">
        <w:rPr>
          <w:rFonts w:cs="Arial"/>
        </w:rPr>
        <w:t>Atores</w:t>
      </w:r>
    </w:p>
    <w:p w14:paraId="3AD163A2"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autenticado.</w:t>
      </w:r>
    </w:p>
    <w:p w14:paraId="1C322F5B" w14:textId="77777777" w:rsidR="00131ADB" w:rsidRPr="00131ADB" w:rsidRDefault="00131ADB" w:rsidP="00EF65B9">
      <w:pPr>
        <w:pStyle w:val="Corpodetexto"/>
        <w:spacing w:before="8" w:line="360" w:lineRule="auto"/>
        <w:ind w:left="426"/>
        <w:jc w:val="both"/>
        <w:rPr>
          <w:rFonts w:cs="Arial"/>
          <w:sz w:val="22"/>
        </w:rPr>
      </w:pPr>
    </w:p>
    <w:p w14:paraId="4C4F68C9" w14:textId="77777777" w:rsidR="00131ADB" w:rsidRPr="00131ADB" w:rsidRDefault="00131ADB" w:rsidP="00EF65B9">
      <w:pPr>
        <w:pStyle w:val="Corpodetexto"/>
        <w:spacing w:line="360" w:lineRule="auto"/>
        <w:ind w:left="426"/>
        <w:jc w:val="both"/>
        <w:rPr>
          <w:rFonts w:cs="Arial"/>
        </w:rPr>
      </w:pPr>
      <w:r w:rsidRPr="00131ADB">
        <w:rPr>
          <w:rFonts w:cs="Arial"/>
        </w:rPr>
        <w:t>Pré-Condições.</w:t>
      </w:r>
    </w:p>
    <w:p w14:paraId="1D73BFBD"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ter nenhuma sessão ativa.</w:t>
      </w:r>
    </w:p>
    <w:p w14:paraId="251D3140" w14:textId="77777777" w:rsidR="00131ADB" w:rsidRPr="00131ADB" w:rsidRDefault="00131ADB" w:rsidP="00EF65B9">
      <w:pPr>
        <w:pStyle w:val="Corpodetexto"/>
        <w:spacing w:before="7" w:line="360" w:lineRule="auto"/>
        <w:ind w:left="426"/>
        <w:jc w:val="both"/>
        <w:rPr>
          <w:rFonts w:cs="Arial"/>
          <w:sz w:val="22"/>
        </w:rPr>
      </w:pPr>
    </w:p>
    <w:p w14:paraId="6BF72D01" w14:textId="77777777" w:rsidR="00131ADB" w:rsidRPr="00131ADB" w:rsidRDefault="00131ADB" w:rsidP="00EF65B9">
      <w:pPr>
        <w:pStyle w:val="Corpodetexto"/>
        <w:spacing w:before="1" w:line="360" w:lineRule="auto"/>
        <w:ind w:left="426"/>
        <w:jc w:val="both"/>
        <w:rPr>
          <w:rFonts w:cs="Arial"/>
        </w:rPr>
      </w:pPr>
      <w:r w:rsidRPr="00131ADB">
        <w:rPr>
          <w:rFonts w:cs="Arial"/>
        </w:rPr>
        <w:t>Fluxo de evento.</w:t>
      </w:r>
    </w:p>
    <w:p w14:paraId="04866784" w14:textId="77777777" w:rsidR="00131ADB" w:rsidRPr="00131ADB" w:rsidRDefault="00131ADB" w:rsidP="00EF65B9">
      <w:pPr>
        <w:pStyle w:val="Corpodetexto"/>
        <w:spacing w:before="141" w:line="360" w:lineRule="auto"/>
        <w:ind w:left="426"/>
        <w:jc w:val="both"/>
        <w:rPr>
          <w:rFonts w:cs="Arial"/>
        </w:rPr>
      </w:pPr>
      <w:r w:rsidRPr="00131ADB">
        <w:rPr>
          <w:rFonts w:cs="Arial"/>
        </w:rPr>
        <w:t>Fluxo Principal - Efetuar Login</w:t>
      </w:r>
    </w:p>
    <w:p w14:paraId="333DF903" w14:textId="4355F388" w:rsidR="00131ADB" w:rsidRPr="00131ADB" w:rsidRDefault="00EF65B9" w:rsidP="00EF65B9">
      <w:pPr>
        <w:pStyle w:val="Corpodetexto"/>
        <w:spacing w:before="142" w:line="360" w:lineRule="auto"/>
        <w:ind w:left="708"/>
        <w:jc w:val="both"/>
        <w:rPr>
          <w:rFonts w:cs="Arial"/>
        </w:rPr>
      </w:pPr>
      <w:r>
        <w:rPr>
          <w:rFonts w:cs="Arial"/>
        </w:rPr>
        <w:t>F</w:t>
      </w:r>
      <w:r w:rsidR="00131ADB" w:rsidRPr="00131ADB">
        <w:rPr>
          <w:rFonts w:cs="Arial"/>
        </w:rPr>
        <w:t>P1</w:t>
      </w:r>
      <w:r>
        <w:rPr>
          <w:rFonts w:cs="Arial"/>
        </w:rPr>
        <w:t xml:space="preserve"> -</w:t>
      </w:r>
      <w:r w:rsidR="00131ADB" w:rsidRPr="00131ADB">
        <w:rPr>
          <w:rFonts w:cs="Arial"/>
        </w:rPr>
        <w:t xml:space="preserve"> Usuário não autenticado clica em acessar.</w:t>
      </w:r>
    </w:p>
    <w:p w14:paraId="6B86BB8F" w14:textId="279ED295" w:rsidR="00131ADB" w:rsidRPr="00131ADB" w:rsidRDefault="00EF65B9" w:rsidP="00EF65B9">
      <w:pPr>
        <w:pStyle w:val="Corpodetexto"/>
        <w:spacing w:before="141" w:line="360" w:lineRule="auto"/>
        <w:ind w:left="708" w:right="735"/>
        <w:jc w:val="both"/>
        <w:rPr>
          <w:rFonts w:cs="Arial"/>
        </w:rPr>
      </w:pPr>
      <w:r>
        <w:rPr>
          <w:rFonts w:cs="Arial"/>
        </w:rPr>
        <w:t>F</w:t>
      </w:r>
      <w:r w:rsidR="00131ADB" w:rsidRPr="00131ADB">
        <w:rPr>
          <w:rFonts w:cs="Arial"/>
        </w:rPr>
        <w:t>P2</w:t>
      </w:r>
      <w:r>
        <w:rPr>
          <w:rFonts w:cs="Arial"/>
        </w:rPr>
        <w:t xml:space="preserve"> -</w:t>
      </w:r>
      <w:r w:rsidR="00131ADB" w:rsidRPr="00131ADB">
        <w:rPr>
          <w:rFonts w:cs="Arial"/>
        </w:rPr>
        <w:t xml:space="preserve"> Usuário não autenticado insere o seu nome de usuário no campo "Usuário"</w:t>
      </w:r>
    </w:p>
    <w:p w14:paraId="04C00585" w14:textId="77777777" w:rsidR="00EF65B9" w:rsidRDefault="00EF65B9" w:rsidP="00EF65B9">
      <w:pPr>
        <w:pStyle w:val="Corpodetexto"/>
        <w:spacing w:before="2" w:line="360" w:lineRule="auto"/>
        <w:ind w:left="708" w:right="735"/>
        <w:jc w:val="both"/>
        <w:rPr>
          <w:rFonts w:cs="Arial"/>
        </w:rPr>
      </w:pPr>
      <w:r>
        <w:rPr>
          <w:rFonts w:cs="Arial"/>
        </w:rPr>
        <w:t>FP</w:t>
      </w:r>
      <w:r w:rsidR="00131ADB" w:rsidRPr="00131ADB">
        <w:rPr>
          <w:rFonts w:cs="Arial"/>
        </w:rPr>
        <w:t>3</w:t>
      </w:r>
      <w:r>
        <w:rPr>
          <w:rFonts w:cs="Arial"/>
        </w:rPr>
        <w:t xml:space="preserve"> -</w:t>
      </w:r>
      <w:r w:rsidR="00131ADB" w:rsidRPr="00131ADB">
        <w:rPr>
          <w:rFonts w:cs="Arial"/>
        </w:rPr>
        <w:t xml:space="preserve"> Usuário não autenticado insere a sua senha no campo "Senha". </w:t>
      </w:r>
    </w:p>
    <w:p w14:paraId="2AD64421" w14:textId="49F5B6CD" w:rsidR="00131ADB" w:rsidRPr="00131ADB" w:rsidRDefault="00EF65B9" w:rsidP="00EF65B9">
      <w:pPr>
        <w:pStyle w:val="Corpodetexto"/>
        <w:spacing w:before="2" w:line="360" w:lineRule="auto"/>
        <w:ind w:left="708" w:right="735"/>
        <w:jc w:val="both"/>
        <w:rPr>
          <w:rFonts w:cs="Arial"/>
        </w:rPr>
      </w:pPr>
      <w:r>
        <w:rPr>
          <w:rFonts w:cs="Arial"/>
        </w:rPr>
        <w:t>F</w:t>
      </w:r>
      <w:r w:rsidR="00131ADB" w:rsidRPr="00131ADB">
        <w:rPr>
          <w:rFonts w:cs="Arial"/>
        </w:rPr>
        <w:t>P4</w:t>
      </w:r>
      <w:r>
        <w:rPr>
          <w:rFonts w:cs="Arial"/>
        </w:rPr>
        <w:t xml:space="preserve"> -</w:t>
      </w:r>
      <w:r w:rsidR="00131ADB" w:rsidRPr="00131ADB">
        <w:rPr>
          <w:rFonts w:cs="Arial"/>
        </w:rPr>
        <w:t xml:space="preserve"> Usuário não autenticado clica no botão "Entrar".</w:t>
      </w:r>
    </w:p>
    <w:p w14:paraId="3372CF4A" w14:textId="70965BF0" w:rsidR="00EF65B9" w:rsidRDefault="00EF65B9" w:rsidP="00EF65B9">
      <w:pPr>
        <w:pStyle w:val="Corpodetexto"/>
        <w:spacing w:before="2" w:line="360" w:lineRule="auto"/>
        <w:ind w:left="426" w:right="2622" w:firstLine="282"/>
        <w:jc w:val="both"/>
        <w:rPr>
          <w:rFonts w:cs="Arial"/>
        </w:rPr>
      </w:pPr>
      <w:r>
        <w:rPr>
          <w:rFonts w:cs="Arial"/>
        </w:rPr>
        <w:t>F</w:t>
      </w:r>
      <w:r w:rsidR="00131ADB" w:rsidRPr="00131ADB">
        <w:rPr>
          <w:rFonts w:cs="Arial"/>
        </w:rPr>
        <w:t>P5</w:t>
      </w:r>
      <w:r>
        <w:rPr>
          <w:rFonts w:cs="Arial"/>
        </w:rPr>
        <w:t xml:space="preserve"> -</w:t>
      </w:r>
      <w:r w:rsidR="00131ADB" w:rsidRPr="00131ADB">
        <w:rPr>
          <w:rFonts w:cs="Arial"/>
        </w:rPr>
        <w:t xml:space="preserve"> O Sistema</w:t>
      </w:r>
      <w:r>
        <w:rPr>
          <w:rFonts w:cs="Arial"/>
        </w:rPr>
        <w:t xml:space="preserve"> irá</w:t>
      </w:r>
      <w:r w:rsidR="00131ADB" w:rsidRPr="00131ADB">
        <w:rPr>
          <w:rFonts w:cs="Arial"/>
        </w:rPr>
        <w:t xml:space="preserve"> autentica</w:t>
      </w:r>
      <w:r>
        <w:rPr>
          <w:rFonts w:cs="Arial"/>
        </w:rPr>
        <w:t>r</w:t>
      </w:r>
      <w:r w:rsidR="00131ADB" w:rsidRPr="00131ADB">
        <w:rPr>
          <w:rFonts w:cs="Arial"/>
        </w:rPr>
        <w:t xml:space="preserve"> os dados inseridos.</w:t>
      </w:r>
    </w:p>
    <w:p w14:paraId="40DB562D" w14:textId="77D96D5B" w:rsidR="00EF65B9" w:rsidRDefault="00EF65B9" w:rsidP="00EF65B9">
      <w:pPr>
        <w:pStyle w:val="Corpodetexto"/>
        <w:spacing w:line="360" w:lineRule="auto"/>
        <w:ind w:left="426" w:right="-1" w:firstLine="282"/>
        <w:jc w:val="both"/>
      </w:pPr>
      <w:r>
        <w:t>F</w:t>
      </w:r>
      <w:r w:rsidRPr="0075794C">
        <w:t>P6</w:t>
      </w:r>
      <w:r>
        <w:t xml:space="preserve"> -</w:t>
      </w:r>
      <w:r w:rsidRPr="0075794C">
        <w:t xml:space="preserve"> </w:t>
      </w:r>
      <w:proofErr w:type="spellStart"/>
      <w:r w:rsidRPr="0075794C">
        <w:t>Exibi-e</w:t>
      </w:r>
      <w:proofErr w:type="spellEnd"/>
      <w:r w:rsidRPr="0075794C">
        <w:t xml:space="preserve"> uma mensagem de login aceito. </w:t>
      </w:r>
    </w:p>
    <w:p w14:paraId="6B453BF5" w14:textId="32D8AA07" w:rsidR="00EF65B9" w:rsidRDefault="00EF65B9" w:rsidP="00EF65B9">
      <w:pPr>
        <w:pStyle w:val="Corpodetexto"/>
        <w:spacing w:line="360" w:lineRule="auto"/>
        <w:ind w:left="426" w:right="-1" w:firstLine="282"/>
        <w:jc w:val="both"/>
      </w:pPr>
      <w:r>
        <w:lastRenderedPageBreak/>
        <w:t>F</w:t>
      </w:r>
      <w:r w:rsidRPr="0075794C">
        <w:t>P7</w:t>
      </w:r>
      <w:r>
        <w:t xml:space="preserve"> -</w:t>
      </w:r>
      <w:r w:rsidRPr="0075794C">
        <w:t xml:space="preserve"> Fim do caso de uso</w:t>
      </w:r>
    </w:p>
    <w:p w14:paraId="5D5D0DC8" w14:textId="77777777" w:rsidR="00EF65B9" w:rsidRDefault="00EF65B9" w:rsidP="00EF65B9">
      <w:pPr>
        <w:pStyle w:val="Corpodetexto"/>
        <w:spacing w:line="360" w:lineRule="auto"/>
        <w:ind w:left="426" w:right="-1"/>
        <w:jc w:val="both"/>
      </w:pPr>
    </w:p>
    <w:p w14:paraId="60FE4B87" w14:textId="3985CED8" w:rsidR="00131ADB" w:rsidRPr="00131ADB" w:rsidRDefault="00131ADB" w:rsidP="00EF65B9">
      <w:pPr>
        <w:pStyle w:val="Corpodetexto"/>
        <w:spacing w:line="360" w:lineRule="auto"/>
        <w:ind w:left="426" w:right="-1"/>
        <w:jc w:val="both"/>
        <w:rPr>
          <w:rFonts w:cs="Arial"/>
        </w:rPr>
      </w:pPr>
      <w:r w:rsidRPr="00131ADB">
        <w:rPr>
          <w:rFonts w:cs="Arial"/>
        </w:rPr>
        <w:t>Fluxos Alternativos.</w:t>
      </w:r>
    </w:p>
    <w:p w14:paraId="16A45F80" w14:textId="77777777" w:rsidR="00131ADB" w:rsidRPr="00131ADB" w:rsidRDefault="00131ADB" w:rsidP="00EF65B9">
      <w:pPr>
        <w:pStyle w:val="Corpodetexto"/>
        <w:spacing w:before="142" w:line="360" w:lineRule="auto"/>
        <w:ind w:left="426" w:right="6907"/>
        <w:jc w:val="both"/>
        <w:rPr>
          <w:rFonts w:cs="Arial"/>
        </w:rPr>
      </w:pPr>
      <w:r w:rsidRPr="00131ADB">
        <w:rPr>
          <w:rFonts w:cs="Arial"/>
        </w:rPr>
        <w:t>Não possui.</w:t>
      </w:r>
    </w:p>
    <w:p w14:paraId="3308605F" w14:textId="77777777" w:rsidR="00131ADB" w:rsidRPr="00131ADB" w:rsidRDefault="00131ADB" w:rsidP="00EF65B9">
      <w:pPr>
        <w:pStyle w:val="Corpodetexto"/>
        <w:spacing w:before="7" w:line="360" w:lineRule="auto"/>
        <w:ind w:left="426"/>
        <w:jc w:val="both"/>
        <w:rPr>
          <w:rFonts w:cs="Arial"/>
          <w:sz w:val="22"/>
        </w:rPr>
      </w:pPr>
    </w:p>
    <w:p w14:paraId="6365FE71" w14:textId="77777777" w:rsidR="00131ADB" w:rsidRPr="00131ADB" w:rsidRDefault="00131ADB" w:rsidP="00EF65B9">
      <w:pPr>
        <w:pStyle w:val="Corpodetexto"/>
        <w:spacing w:line="360" w:lineRule="auto"/>
        <w:ind w:left="426"/>
        <w:jc w:val="both"/>
        <w:rPr>
          <w:rFonts w:cs="Arial"/>
        </w:rPr>
      </w:pPr>
      <w:r w:rsidRPr="00131ADB">
        <w:rPr>
          <w:rFonts w:cs="Arial"/>
        </w:rPr>
        <w:t>Exceções</w:t>
      </w:r>
    </w:p>
    <w:p w14:paraId="3C9E17BB" w14:textId="77777777" w:rsidR="00131ADB" w:rsidRPr="00131ADB" w:rsidRDefault="00131ADB" w:rsidP="00EF65B9">
      <w:pPr>
        <w:pStyle w:val="Corpodetexto"/>
        <w:spacing w:before="7" w:line="360" w:lineRule="auto"/>
        <w:ind w:left="426"/>
        <w:jc w:val="both"/>
        <w:rPr>
          <w:rFonts w:cs="Arial"/>
          <w:sz w:val="22"/>
        </w:rPr>
      </w:pPr>
    </w:p>
    <w:p w14:paraId="18013142" w14:textId="0554498A" w:rsidR="00131ADB" w:rsidRPr="00131ADB" w:rsidRDefault="000E61F7" w:rsidP="000E61F7">
      <w:pPr>
        <w:pStyle w:val="Corpodetexto"/>
        <w:tabs>
          <w:tab w:val="left" w:pos="709"/>
        </w:tabs>
        <w:spacing w:line="360" w:lineRule="auto"/>
        <w:ind w:left="426" w:right="735"/>
        <w:jc w:val="both"/>
        <w:rPr>
          <w:rFonts w:cs="Arial"/>
        </w:rPr>
      </w:pPr>
      <w:r>
        <w:rPr>
          <w:rFonts w:cs="Arial"/>
        </w:rPr>
        <w:tab/>
        <w:t>F</w:t>
      </w:r>
      <w:r w:rsidR="00131ADB" w:rsidRPr="00131ADB">
        <w:rPr>
          <w:rFonts w:cs="Arial"/>
        </w:rPr>
        <w:t>E1</w:t>
      </w:r>
      <w:r>
        <w:rPr>
          <w:rFonts w:cs="Arial"/>
        </w:rPr>
        <w:t xml:space="preserve"> - </w:t>
      </w:r>
      <w:r w:rsidR="00131ADB" w:rsidRPr="00131ADB">
        <w:rPr>
          <w:rFonts w:cs="Arial"/>
        </w:rPr>
        <w:t>O ator preencheu com credenciais não encontradas na base de dados os campos de usuário ou</w:t>
      </w:r>
      <w:r w:rsidR="00131ADB" w:rsidRPr="00131ADB">
        <w:rPr>
          <w:rFonts w:cs="Arial"/>
          <w:spacing w:val="16"/>
        </w:rPr>
        <w:t xml:space="preserve"> </w:t>
      </w:r>
      <w:r w:rsidR="00131ADB" w:rsidRPr="00131ADB">
        <w:rPr>
          <w:rFonts w:cs="Arial"/>
        </w:rPr>
        <w:t>senha.</w:t>
      </w:r>
    </w:p>
    <w:p w14:paraId="00CB8008" w14:textId="39A62065" w:rsidR="00131ADB" w:rsidRPr="00131ADB" w:rsidRDefault="000E61F7" w:rsidP="009D5E2D">
      <w:pPr>
        <w:pStyle w:val="Corpodetexto"/>
        <w:spacing w:before="2" w:line="360" w:lineRule="auto"/>
        <w:ind w:left="990"/>
        <w:jc w:val="both"/>
        <w:rPr>
          <w:rFonts w:cs="Arial"/>
        </w:rPr>
      </w:pPr>
      <w:r>
        <w:rPr>
          <w:rFonts w:cs="Arial"/>
        </w:rPr>
        <w:t>F</w:t>
      </w:r>
      <w:r w:rsidR="00131ADB" w:rsidRPr="00131ADB">
        <w:rPr>
          <w:rFonts w:cs="Arial"/>
        </w:rPr>
        <w:t>E1.1</w:t>
      </w:r>
      <w:r>
        <w:rPr>
          <w:rFonts w:cs="Arial"/>
        </w:rPr>
        <w:t>-</w:t>
      </w:r>
      <w:r w:rsidR="009D5E2D">
        <w:rPr>
          <w:rFonts w:cs="Arial"/>
        </w:rPr>
        <w:t xml:space="preserve"> </w:t>
      </w:r>
      <w:r w:rsidR="00131ADB" w:rsidRPr="00131ADB">
        <w:rPr>
          <w:rFonts w:cs="Arial"/>
        </w:rPr>
        <w:t>O Sistema exibe uma mensagem "O nome de usuário ou senha fornecido é inválido. Por favor, verifique e tente novamente."</w:t>
      </w:r>
    </w:p>
    <w:p w14:paraId="647C603F" w14:textId="26FFA4D0" w:rsidR="00131ADB" w:rsidRPr="00131ADB" w:rsidRDefault="000E61F7" w:rsidP="009D5E2D">
      <w:pPr>
        <w:pStyle w:val="Corpodetexto"/>
        <w:spacing w:line="360" w:lineRule="auto"/>
        <w:ind w:left="990" w:right="735"/>
        <w:jc w:val="both"/>
        <w:rPr>
          <w:rFonts w:cs="Arial"/>
        </w:rPr>
      </w:pPr>
      <w:r>
        <w:rPr>
          <w:rFonts w:cs="Arial"/>
        </w:rPr>
        <w:t>F</w:t>
      </w:r>
      <w:r w:rsidR="00131ADB" w:rsidRPr="00131ADB">
        <w:rPr>
          <w:rFonts w:cs="Arial"/>
        </w:rPr>
        <w:t>E1.2</w:t>
      </w:r>
      <w:r w:rsidR="009D5E2D">
        <w:rPr>
          <w:rFonts w:cs="Arial"/>
        </w:rPr>
        <w:t xml:space="preserve"> -</w:t>
      </w:r>
      <w:r w:rsidR="00131ADB" w:rsidRPr="00131ADB">
        <w:rPr>
          <w:rFonts w:cs="Arial"/>
        </w:rPr>
        <w:t xml:space="preserve"> O Sistema limpa os campos preenchidos para que o usuário realize nova tentativa de login.</w:t>
      </w:r>
    </w:p>
    <w:p w14:paraId="12853299" w14:textId="31365B68" w:rsidR="00131ADB" w:rsidRPr="00131ADB" w:rsidRDefault="009D5E2D" w:rsidP="009D5E2D">
      <w:pPr>
        <w:pStyle w:val="Corpodetexto"/>
        <w:spacing w:before="2" w:line="360" w:lineRule="auto"/>
        <w:ind w:left="708" w:firstLine="282"/>
        <w:jc w:val="both"/>
        <w:rPr>
          <w:rFonts w:cs="Arial"/>
        </w:rPr>
      </w:pPr>
      <w:r>
        <w:rPr>
          <w:rFonts w:cs="Arial"/>
        </w:rPr>
        <w:t>F</w:t>
      </w:r>
      <w:r w:rsidR="00131ADB" w:rsidRPr="00131ADB">
        <w:rPr>
          <w:rFonts w:cs="Arial"/>
        </w:rPr>
        <w:t>E01.3</w:t>
      </w:r>
      <w:r>
        <w:rPr>
          <w:rFonts w:cs="Arial"/>
        </w:rPr>
        <w:t xml:space="preserve"> -</w:t>
      </w:r>
      <w:r w:rsidR="00131ADB" w:rsidRPr="00131ADB">
        <w:rPr>
          <w:rFonts w:cs="Arial"/>
        </w:rPr>
        <w:t xml:space="preserve"> O Sistema </w:t>
      </w:r>
      <w:r>
        <w:rPr>
          <w:rFonts w:cs="Arial"/>
        </w:rPr>
        <w:t xml:space="preserve">fica </w:t>
      </w:r>
      <w:r w:rsidR="00131ADB" w:rsidRPr="00131ADB">
        <w:rPr>
          <w:rFonts w:cs="Arial"/>
        </w:rPr>
        <w:t>na mesma tela.</w:t>
      </w:r>
    </w:p>
    <w:p w14:paraId="6E95D96E" w14:textId="77777777" w:rsidR="00131ADB" w:rsidRPr="00131ADB" w:rsidRDefault="00131ADB" w:rsidP="00EF65B9">
      <w:pPr>
        <w:pStyle w:val="Corpodetexto"/>
        <w:spacing w:before="7" w:line="360" w:lineRule="auto"/>
        <w:ind w:left="426"/>
        <w:jc w:val="both"/>
        <w:rPr>
          <w:rFonts w:cs="Arial"/>
          <w:sz w:val="22"/>
        </w:rPr>
      </w:pPr>
    </w:p>
    <w:p w14:paraId="05C34687" w14:textId="77777777" w:rsidR="00131ADB" w:rsidRPr="00131ADB" w:rsidRDefault="00131ADB" w:rsidP="00EF65B9">
      <w:pPr>
        <w:pStyle w:val="Corpodetexto"/>
        <w:spacing w:line="360" w:lineRule="auto"/>
        <w:ind w:left="426"/>
        <w:jc w:val="both"/>
        <w:rPr>
          <w:rFonts w:cs="Arial"/>
        </w:rPr>
      </w:pPr>
      <w:r w:rsidRPr="00131ADB">
        <w:rPr>
          <w:rFonts w:cs="Arial"/>
        </w:rPr>
        <w:t>Pós-condições</w:t>
      </w:r>
    </w:p>
    <w:p w14:paraId="4330211F" w14:textId="5340346E" w:rsidR="00131ADB" w:rsidRPr="00131ADB" w:rsidRDefault="00131ADB" w:rsidP="00EF65B9">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sidR="009D5E2D">
        <w:rPr>
          <w:rFonts w:ascii="Arial" w:hAnsi="Arial" w:cs="Arial"/>
        </w:rPr>
        <w:t>í</w:t>
      </w:r>
      <w:r w:rsidRPr="00131ADB">
        <w:rPr>
          <w:rFonts w:ascii="Arial" w:hAnsi="Arial" w:cs="Arial"/>
        </w:rPr>
        <w:t>cio.</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E5818DD" w14:textId="396FF02C" w:rsidR="009D5E2D" w:rsidRDefault="009D5E2D" w:rsidP="009D5E2D">
      <w:pPr>
        <w:spacing w:before="100"/>
        <w:ind w:left="426" w:hanging="426"/>
        <w:jc w:val="both"/>
        <w:rPr>
          <w:rFonts w:cs="Arial"/>
          <w:b/>
          <w:color w:val="000000"/>
        </w:rPr>
      </w:pPr>
      <w:r>
        <w:rPr>
          <w:rFonts w:cs="Arial"/>
          <w:bCs/>
          <w:color w:val="000000"/>
        </w:rPr>
        <w:t xml:space="preserve">       </w:t>
      </w:r>
      <w:r w:rsidRPr="009D5E2D">
        <w:rPr>
          <w:rFonts w:cs="Arial"/>
          <w:b/>
          <w:color w:val="000000"/>
        </w:rPr>
        <w:t>Caso de uso 2 – Cadastrar Usuário</w:t>
      </w:r>
    </w:p>
    <w:p w14:paraId="3D9DA02D" w14:textId="4B32C5A4" w:rsidR="009D5E2D" w:rsidRDefault="009D5E2D" w:rsidP="009D5E2D">
      <w:pPr>
        <w:pStyle w:val="Corpodetexto"/>
        <w:spacing w:line="360" w:lineRule="auto"/>
        <w:ind w:left="567"/>
        <w:jc w:val="both"/>
      </w:pPr>
      <w:r>
        <w:t>Atores</w:t>
      </w:r>
    </w:p>
    <w:p w14:paraId="6316B7F6" w14:textId="77777777" w:rsidR="009D5E2D" w:rsidRDefault="009D5E2D" w:rsidP="009D5E2D">
      <w:pPr>
        <w:pStyle w:val="Corpodetexto"/>
        <w:spacing w:before="142" w:line="360" w:lineRule="auto"/>
        <w:ind w:left="567"/>
        <w:jc w:val="both"/>
      </w:pPr>
      <w:r>
        <w:t>Usuário não autenticado</w:t>
      </w:r>
    </w:p>
    <w:p w14:paraId="79A35CE3" w14:textId="77777777" w:rsidR="009D5E2D" w:rsidRDefault="009D5E2D" w:rsidP="009D5E2D">
      <w:pPr>
        <w:pStyle w:val="Corpodetexto"/>
        <w:spacing w:before="7" w:line="360" w:lineRule="auto"/>
        <w:ind w:left="567"/>
        <w:jc w:val="both"/>
        <w:rPr>
          <w:sz w:val="22"/>
        </w:rPr>
      </w:pPr>
    </w:p>
    <w:p w14:paraId="0B2F6415" w14:textId="77777777" w:rsidR="009D5E2D" w:rsidRDefault="009D5E2D" w:rsidP="009D5E2D">
      <w:pPr>
        <w:pStyle w:val="Corpodetexto"/>
        <w:spacing w:line="360" w:lineRule="auto"/>
        <w:ind w:left="567"/>
        <w:jc w:val="both"/>
      </w:pPr>
      <w:r>
        <w:t>Pré-Condições</w:t>
      </w:r>
    </w:p>
    <w:p w14:paraId="341F3798" w14:textId="77777777" w:rsidR="009D5E2D" w:rsidRPr="0075794C" w:rsidRDefault="009D5E2D" w:rsidP="009D5E2D">
      <w:pPr>
        <w:pStyle w:val="Corpodetexto"/>
        <w:spacing w:before="142" w:line="360" w:lineRule="auto"/>
        <w:ind w:left="567"/>
        <w:jc w:val="both"/>
      </w:pPr>
      <w:r w:rsidRPr="0075794C">
        <w:t>Usuário com sessão não autenticada.</w:t>
      </w:r>
    </w:p>
    <w:p w14:paraId="4342CEC4" w14:textId="77777777" w:rsidR="009D5E2D" w:rsidRPr="0075794C" w:rsidRDefault="009D5E2D" w:rsidP="009D5E2D">
      <w:pPr>
        <w:pStyle w:val="Corpodetexto"/>
        <w:spacing w:before="7" w:line="360" w:lineRule="auto"/>
        <w:ind w:left="567"/>
        <w:jc w:val="both"/>
        <w:rPr>
          <w:sz w:val="22"/>
        </w:rPr>
      </w:pPr>
    </w:p>
    <w:p w14:paraId="75031183" w14:textId="77777777" w:rsidR="009D5E2D" w:rsidRPr="0075794C" w:rsidRDefault="009D5E2D" w:rsidP="009D5E2D">
      <w:pPr>
        <w:pStyle w:val="Corpodetexto"/>
        <w:spacing w:line="360" w:lineRule="auto"/>
        <w:ind w:left="567"/>
        <w:jc w:val="both"/>
      </w:pPr>
      <w:r w:rsidRPr="0075794C">
        <w:t>Fluxo do evento</w:t>
      </w:r>
    </w:p>
    <w:p w14:paraId="59E75560" w14:textId="77777777" w:rsidR="009D5E2D" w:rsidRPr="0075794C" w:rsidRDefault="009D5E2D" w:rsidP="009D5E2D">
      <w:pPr>
        <w:pStyle w:val="Corpodetexto"/>
        <w:spacing w:line="360" w:lineRule="auto"/>
        <w:ind w:left="567"/>
        <w:jc w:val="both"/>
      </w:pPr>
      <w:r w:rsidRPr="0075794C">
        <w:t>Fluxo principal - Cadastrar Usuário (RF001)</w:t>
      </w:r>
    </w:p>
    <w:p w14:paraId="4D31E64E" w14:textId="77777777" w:rsidR="009D5E2D" w:rsidRPr="0075794C" w:rsidRDefault="009D5E2D" w:rsidP="009D5E2D">
      <w:pPr>
        <w:pStyle w:val="Corpodetexto"/>
        <w:spacing w:before="8" w:line="360" w:lineRule="auto"/>
        <w:ind w:left="567"/>
        <w:jc w:val="both"/>
        <w:rPr>
          <w:sz w:val="22"/>
        </w:rPr>
      </w:pPr>
    </w:p>
    <w:p w14:paraId="0E5D0CCA" w14:textId="55F447DC" w:rsidR="009D5E2D" w:rsidRPr="0075794C" w:rsidRDefault="001C0AEF" w:rsidP="001C0AEF">
      <w:pPr>
        <w:pStyle w:val="Corpodetexto"/>
        <w:spacing w:line="360" w:lineRule="auto"/>
        <w:ind w:left="708"/>
        <w:jc w:val="both"/>
      </w:pPr>
      <w:r>
        <w:t xml:space="preserve">  F</w:t>
      </w:r>
      <w:r w:rsidR="009D5E2D" w:rsidRPr="0075794C">
        <w:t>P1</w:t>
      </w:r>
      <w:r>
        <w:t xml:space="preserve"> - </w:t>
      </w:r>
      <w:r w:rsidR="009D5E2D" w:rsidRPr="0075794C">
        <w:t>Ator clica no link "Cadastrar" na tela de login.</w:t>
      </w:r>
    </w:p>
    <w:p w14:paraId="22C05BAE" w14:textId="6556BCAC" w:rsidR="009D5E2D" w:rsidRPr="0075794C" w:rsidRDefault="001C0AEF" w:rsidP="001C0AEF">
      <w:pPr>
        <w:pStyle w:val="Corpodetexto"/>
        <w:spacing w:before="141" w:line="360" w:lineRule="auto"/>
        <w:ind w:left="708"/>
        <w:jc w:val="both"/>
      </w:pPr>
      <w:r>
        <w:t>F</w:t>
      </w:r>
      <w:r w:rsidR="009D5E2D" w:rsidRPr="0075794C">
        <w:t>P2</w:t>
      </w:r>
      <w:r>
        <w:t xml:space="preserve"> -</w:t>
      </w:r>
      <w:r w:rsidR="009D5E2D" w:rsidRPr="0075794C">
        <w:t xml:space="preserve"> O sistema exibe a tela com o formulário espec</w:t>
      </w:r>
      <w:r w:rsidR="0011329D">
        <w:t>í</w:t>
      </w:r>
      <w:r w:rsidR="009D5E2D" w:rsidRPr="0075794C">
        <w:t xml:space="preserve">fico do cadastro de </w:t>
      </w:r>
      <w:r>
        <w:t xml:space="preserve">                </w:t>
      </w:r>
      <w:r w:rsidR="009D5E2D" w:rsidRPr="0075794C">
        <w:t>novo usuário.</w:t>
      </w:r>
    </w:p>
    <w:p w14:paraId="143D8DF7" w14:textId="5836FD37" w:rsidR="009D5E2D" w:rsidRDefault="001C0AEF" w:rsidP="001C0AEF">
      <w:pPr>
        <w:pStyle w:val="Corpodetexto"/>
        <w:spacing w:before="2" w:line="360" w:lineRule="auto"/>
        <w:ind w:right="-1"/>
        <w:jc w:val="both"/>
      </w:pPr>
      <w:r>
        <w:lastRenderedPageBreak/>
        <w:t xml:space="preserve">  </w:t>
      </w:r>
      <w:r>
        <w:tab/>
        <w:t>F</w:t>
      </w:r>
      <w:r w:rsidR="009D5E2D" w:rsidRPr="0075794C">
        <w:t>P3</w:t>
      </w:r>
      <w:r>
        <w:t xml:space="preserve"> -</w:t>
      </w:r>
      <w:r w:rsidR="009D5E2D" w:rsidRPr="0075794C">
        <w:t xml:space="preserve"> O Ator preenche as informações. </w:t>
      </w:r>
    </w:p>
    <w:p w14:paraId="4889E1D3" w14:textId="2B50A0C7" w:rsidR="009D5E2D" w:rsidRPr="0075794C" w:rsidRDefault="001C0AEF" w:rsidP="001C0AEF">
      <w:pPr>
        <w:pStyle w:val="Corpodetexto"/>
        <w:spacing w:before="2" w:line="360" w:lineRule="auto"/>
        <w:ind w:right="4396"/>
        <w:jc w:val="both"/>
      </w:pPr>
      <w:r>
        <w:t xml:space="preserve">           F</w:t>
      </w:r>
      <w:r w:rsidR="009D5E2D" w:rsidRPr="0075794C">
        <w:t>P4</w:t>
      </w:r>
      <w:r>
        <w:t xml:space="preserve"> -</w:t>
      </w:r>
      <w:r w:rsidR="009D5E2D" w:rsidRPr="0075794C">
        <w:t xml:space="preserve"> O Ator clica em Cadastrar.</w:t>
      </w:r>
    </w:p>
    <w:p w14:paraId="50D6431E" w14:textId="77777777" w:rsidR="00F105FE" w:rsidRDefault="001C0AEF" w:rsidP="001C0AEF">
      <w:pPr>
        <w:pStyle w:val="Corpodetexto"/>
        <w:tabs>
          <w:tab w:val="left" w:pos="5199"/>
        </w:tabs>
        <w:spacing w:before="2" w:line="360" w:lineRule="auto"/>
        <w:ind w:left="708" w:right="1361"/>
        <w:jc w:val="both"/>
      </w:pPr>
      <w:r>
        <w:t>F</w:t>
      </w:r>
      <w:r w:rsidR="009D5E2D" w:rsidRPr="0075794C">
        <w:t>P5</w:t>
      </w:r>
      <w:r>
        <w:t xml:space="preserve"> -</w:t>
      </w:r>
      <w:r w:rsidR="009D5E2D" w:rsidRPr="0075794C">
        <w:t xml:space="preserve"> O sistema valida os campos e salva os dados (</w:t>
      </w:r>
      <w:r w:rsidR="00F105FE">
        <w:t>F</w:t>
      </w:r>
      <w:r w:rsidR="009D5E2D" w:rsidRPr="0075794C">
        <w:t xml:space="preserve">E1). </w:t>
      </w:r>
    </w:p>
    <w:p w14:paraId="46668DD8" w14:textId="34C6FCA0" w:rsidR="009D5E2D" w:rsidRDefault="00F105FE" w:rsidP="001C0AEF">
      <w:pPr>
        <w:pStyle w:val="Corpodetexto"/>
        <w:tabs>
          <w:tab w:val="left" w:pos="5199"/>
        </w:tabs>
        <w:spacing w:before="2" w:line="360" w:lineRule="auto"/>
        <w:ind w:left="708" w:right="1361"/>
        <w:jc w:val="both"/>
      </w:pPr>
      <w:r>
        <w:t>F</w:t>
      </w:r>
      <w:r w:rsidR="009D5E2D" w:rsidRPr="0075794C">
        <w:t>P6</w:t>
      </w:r>
      <w:r>
        <w:t xml:space="preserve"> - </w:t>
      </w:r>
      <w:r w:rsidR="009D5E2D" w:rsidRPr="0075794C">
        <w:t>O Sistema exibe a</w:t>
      </w:r>
      <w:r w:rsidR="009D5E2D" w:rsidRPr="0075794C">
        <w:rPr>
          <w:spacing w:val="3"/>
        </w:rPr>
        <w:t xml:space="preserve"> </w:t>
      </w:r>
      <w:r w:rsidR="009D5E2D" w:rsidRPr="0075794C">
        <w:t>mensagem</w:t>
      </w:r>
      <w:r w:rsidR="009D5E2D" w:rsidRPr="0075794C">
        <w:rPr>
          <w:spacing w:val="7"/>
        </w:rPr>
        <w:t xml:space="preserve"> </w:t>
      </w:r>
      <w:r w:rsidR="009D5E2D" w:rsidRPr="0075794C">
        <w:t>"Cadastrado</w:t>
      </w:r>
      <w:r w:rsidR="009D5E2D">
        <w:t xml:space="preserve"> </w:t>
      </w:r>
      <w:r w:rsidR="009D5E2D" w:rsidRPr="0075794C">
        <w:t xml:space="preserve">com </w:t>
      </w:r>
      <w:r w:rsidR="009D5E2D">
        <w:t xml:space="preserve">s </w:t>
      </w:r>
      <w:proofErr w:type="spellStart"/>
      <w:r w:rsidR="009D5E2D" w:rsidRPr="0075794C">
        <w:t>ucesso</w:t>
      </w:r>
      <w:proofErr w:type="spellEnd"/>
      <w:r w:rsidR="009D5E2D" w:rsidRPr="0075794C">
        <w:t xml:space="preserve">!". </w:t>
      </w:r>
    </w:p>
    <w:p w14:paraId="6CA93DA8" w14:textId="53D91BE6" w:rsidR="009D5E2D" w:rsidRPr="0075794C" w:rsidRDefault="00F105FE" w:rsidP="001C0AEF">
      <w:pPr>
        <w:pStyle w:val="Corpodetexto"/>
        <w:tabs>
          <w:tab w:val="left" w:pos="5199"/>
        </w:tabs>
        <w:spacing w:before="2" w:line="360" w:lineRule="auto"/>
        <w:ind w:left="708" w:right="1361"/>
        <w:jc w:val="both"/>
      </w:pPr>
      <w:r>
        <w:t>F</w:t>
      </w:r>
      <w:r w:rsidR="009D5E2D" w:rsidRPr="0075794C">
        <w:t>P8</w:t>
      </w:r>
      <w:r>
        <w:t xml:space="preserve"> -</w:t>
      </w:r>
      <w:r w:rsidR="009D5E2D" w:rsidRPr="0075794C">
        <w:t xml:space="preserve"> Fim do caso de</w:t>
      </w:r>
      <w:r w:rsidR="009D5E2D" w:rsidRPr="0075794C">
        <w:rPr>
          <w:spacing w:val="12"/>
        </w:rPr>
        <w:t xml:space="preserve"> </w:t>
      </w:r>
      <w:r w:rsidR="009D5E2D" w:rsidRPr="0075794C">
        <w:t>uso.</w:t>
      </w:r>
    </w:p>
    <w:p w14:paraId="47FEEE9A" w14:textId="77777777" w:rsidR="00F105FE" w:rsidRDefault="00F105FE" w:rsidP="009D5E2D">
      <w:pPr>
        <w:pStyle w:val="Corpodetexto"/>
        <w:spacing w:line="360" w:lineRule="auto"/>
        <w:ind w:left="567"/>
        <w:jc w:val="both"/>
      </w:pPr>
    </w:p>
    <w:p w14:paraId="64BC49C1" w14:textId="4574934C" w:rsidR="009D5E2D" w:rsidRPr="0075794C" w:rsidRDefault="00B27CBF" w:rsidP="009D5E2D">
      <w:pPr>
        <w:pStyle w:val="Corpodetexto"/>
        <w:spacing w:line="360" w:lineRule="auto"/>
        <w:ind w:left="567"/>
        <w:jc w:val="both"/>
      </w:pPr>
      <w:r>
        <w:t xml:space="preserve">Fluxo de </w:t>
      </w:r>
      <w:r w:rsidR="009D5E2D" w:rsidRPr="0075794C">
        <w:t>Exceções</w:t>
      </w:r>
    </w:p>
    <w:p w14:paraId="3D0FFFF1" w14:textId="26F8034F" w:rsidR="009D5E2D" w:rsidRPr="0075794C" w:rsidRDefault="00F105FE" w:rsidP="00F105FE">
      <w:pPr>
        <w:pStyle w:val="Corpodetexto"/>
        <w:spacing w:line="360" w:lineRule="auto"/>
        <w:ind w:left="708"/>
        <w:jc w:val="both"/>
      </w:pPr>
      <w:r>
        <w:t xml:space="preserve"> F</w:t>
      </w:r>
      <w:r w:rsidR="009D5E2D" w:rsidRPr="0075794C">
        <w:t>E1</w:t>
      </w:r>
    </w:p>
    <w:p w14:paraId="29DAA0FC" w14:textId="0C61AAFE" w:rsidR="009D5E2D" w:rsidRPr="0075794C" w:rsidRDefault="00F105FE" w:rsidP="00F105FE">
      <w:pPr>
        <w:pStyle w:val="Corpodetexto"/>
        <w:spacing w:before="142" w:line="360" w:lineRule="auto"/>
        <w:ind w:left="1416" w:right="-1"/>
        <w:jc w:val="both"/>
      </w:pPr>
      <w:r>
        <w:t>F</w:t>
      </w:r>
      <w:r w:rsidR="009D5E2D" w:rsidRPr="0075794C">
        <w:t>E1.1</w:t>
      </w:r>
      <w:r>
        <w:t xml:space="preserve"> -</w:t>
      </w:r>
      <w:r w:rsidR="009D5E2D" w:rsidRPr="0075794C">
        <w:t xml:space="preserve"> Caso algum campo obrigatório não tenha sido preenchido, exibe a mensagem "Por favor preencha todos os campos obrigatórios!"</w:t>
      </w:r>
    </w:p>
    <w:p w14:paraId="435EB49F" w14:textId="35E9DD98" w:rsidR="009D5E2D" w:rsidRPr="0075794C" w:rsidRDefault="00F105FE" w:rsidP="00F105FE">
      <w:pPr>
        <w:pStyle w:val="Corpodetexto"/>
        <w:spacing w:before="2" w:line="360" w:lineRule="auto"/>
        <w:ind w:left="1416" w:right="-1"/>
        <w:jc w:val="both"/>
      </w:pPr>
      <w:r>
        <w:t>F</w:t>
      </w:r>
      <w:r w:rsidR="009D5E2D" w:rsidRPr="0075794C">
        <w:t>E1.2</w:t>
      </w:r>
      <w:r>
        <w:t xml:space="preserve"> - </w:t>
      </w:r>
      <w:r w:rsidR="009D5E2D" w:rsidRPr="0075794C">
        <w:t>O Sistema circula em vermelho os campos incorretamente preenchidos ou que não foram preenchidos.</w:t>
      </w:r>
    </w:p>
    <w:p w14:paraId="2343FFC5" w14:textId="7B0FB363" w:rsidR="009D5E2D" w:rsidRPr="0075794C" w:rsidRDefault="00F105FE" w:rsidP="00F105FE">
      <w:pPr>
        <w:pStyle w:val="Corpodetexto"/>
        <w:spacing w:before="2" w:line="360" w:lineRule="auto"/>
        <w:ind w:left="1416"/>
        <w:jc w:val="both"/>
      </w:pPr>
      <w:r>
        <w:t>F</w:t>
      </w:r>
      <w:r w:rsidR="009D5E2D" w:rsidRPr="0075794C">
        <w:t>E1.3</w:t>
      </w:r>
      <w:r>
        <w:t xml:space="preserve"> -</w:t>
      </w:r>
      <w:r w:rsidR="009D5E2D" w:rsidRPr="0075794C">
        <w:t xml:space="preserve"> O Sistema </w:t>
      </w:r>
      <w:r>
        <w:t xml:space="preserve">fica </w:t>
      </w:r>
      <w:r w:rsidR="009D5E2D" w:rsidRPr="0075794C">
        <w:t>na mesma tela.</w:t>
      </w:r>
    </w:p>
    <w:p w14:paraId="02B7F167" w14:textId="77777777" w:rsidR="009D5E2D" w:rsidRPr="0075794C" w:rsidRDefault="009D5E2D" w:rsidP="009D5E2D">
      <w:pPr>
        <w:pStyle w:val="Corpodetexto"/>
        <w:spacing w:line="360" w:lineRule="auto"/>
        <w:ind w:left="567"/>
        <w:jc w:val="both"/>
        <w:rPr>
          <w:sz w:val="26"/>
        </w:rPr>
      </w:pPr>
    </w:p>
    <w:p w14:paraId="65B49ECF" w14:textId="77777777" w:rsidR="009D5E2D" w:rsidRPr="0075794C" w:rsidRDefault="009D5E2D" w:rsidP="009D5E2D">
      <w:pPr>
        <w:pStyle w:val="Corpodetexto"/>
        <w:spacing w:before="7" w:line="360" w:lineRule="auto"/>
        <w:ind w:left="567"/>
        <w:jc w:val="both"/>
        <w:rPr>
          <w:sz w:val="22"/>
        </w:rPr>
      </w:pPr>
    </w:p>
    <w:p w14:paraId="5D3D535A" w14:textId="23434311" w:rsidR="009D5E2D" w:rsidRPr="0075794C" w:rsidRDefault="00F105FE" w:rsidP="009D5E2D">
      <w:pPr>
        <w:pStyle w:val="Corpodetexto"/>
        <w:spacing w:line="360" w:lineRule="auto"/>
        <w:ind w:left="567"/>
        <w:jc w:val="both"/>
      </w:pPr>
      <w:r>
        <w:t xml:space="preserve">   F</w:t>
      </w:r>
      <w:r w:rsidR="009D5E2D" w:rsidRPr="0075794C">
        <w:t>E2</w:t>
      </w:r>
    </w:p>
    <w:p w14:paraId="14B3809C" w14:textId="6E323E84" w:rsidR="009D5E2D" w:rsidRPr="0075794C" w:rsidRDefault="00F105FE" w:rsidP="00F105FE">
      <w:pPr>
        <w:pStyle w:val="Corpodetexto"/>
        <w:spacing w:before="141" w:line="360" w:lineRule="auto"/>
        <w:ind w:left="1416"/>
        <w:jc w:val="both"/>
      </w:pPr>
      <w:r>
        <w:t>F</w:t>
      </w:r>
      <w:r w:rsidR="009D5E2D" w:rsidRPr="0075794C">
        <w:t>E</w:t>
      </w:r>
      <w:r>
        <w:t>2</w:t>
      </w:r>
      <w:r w:rsidR="009D5E2D" w:rsidRPr="0075794C">
        <w:t>.1</w:t>
      </w:r>
      <w:r>
        <w:t xml:space="preserve"> -</w:t>
      </w:r>
      <w:r w:rsidR="009D5E2D" w:rsidRPr="0075794C">
        <w:t xml:space="preserve"> Sistema valida o e-mail do usuário preenchido, caso já esteja cadastrado exibe a mensagem "Usuário já cadastrado!"</w:t>
      </w:r>
    </w:p>
    <w:p w14:paraId="30407238" w14:textId="7029D071" w:rsidR="00F105FE" w:rsidRDefault="00F105FE" w:rsidP="00F105FE">
      <w:pPr>
        <w:pStyle w:val="Corpodetexto"/>
        <w:spacing w:before="2" w:line="360" w:lineRule="auto"/>
        <w:ind w:left="1416"/>
        <w:jc w:val="both"/>
      </w:pPr>
      <w:r>
        <w:t>F</w:t>
      </w:r>
      <w:r w:rsidR="009D5E2D" w:rsidRPr="0075794C">
        <w:t>E</w:t>
      </w:r>
      <w:r>
        <w:t>2</w:t>
      </w:r>
      <w:r w:rsidR="009D5E2D" w:rsidRPr="0075794C">
        <w:t>.2</w:t>
      </w:r>
      <w:r>
        <w:t xml:space="preserve"> - </w:t>
      </w:r>
      <w:r w:rsidR="009D5E2D" w:rsidRPr="0075794C">
        <w:t xml:space="preserve">O Sistema exibe formulário para recuperação de senha. </w:t>
      </w:r>
    </w:p>
    <w:p w14:paraId="45599D24" w14:textId="029317DE" w:rsidR="009D5E2D" w:rsidRPr="0075794C" w:rsidRDefault="00F105FE" w:rsidP="00F105FE">
      <w:pPr>
        <w:pStyle w:val="Corpodetexto"/>
        <w:spacing w:before="2" w:line="360" w:lineRule="auto"/>
        <w:ind w:left="1416"/>
        <w:jc w:val="both"/>
      </w:pPr>
      <w:r>
        <w:t>F</w:t>
      </w:r>
      <w:r w:rsidR="009D5E2D" w:rsidRPr="0075794C">
        <w:t>E</w:t>
      </w:r>
      <w:r>
        <w:t>2</w:t>
      </w:r>
      <w:r w:rsidR="009D5E2D" w:rsidRPr="0075794C">
        <w:t>.3</w:t>
      </w:r>
      <w:r>
        <w:t xml:space="preserve"> -</w:t>
      </w:r>
      <w:r w:rsidR="009D5E2D" w:rsidRPr="0075794C">
        <w:t xml:space="preserve"> O usuário preenche os campos do formulário e </w:t>
      </w:r>
      <w:proofErr w:type="spellStart"/>
      <w:r w:rsidR="009D5E2D" w:rsidRPr="0075794C">
        <w:t>sera</w:t>
      </w:r>
      <w:proofErr w:type="spellEnd"/>
      <w:r w:rsidR="009D5E2D" w:rsidRPr="0075794C">
        <w:t xml:space="preserve"> orientado</w:t>
      </w:r>
    </w:p>
    <w:p w14:paraId="15E70EF7" w14:textId="77777777" w:rsidR="00F105FE" w:rsidRDefault="009D5E2D" w:rsidP="00F105FE">
      <w:pPr>
        <w:pStyle w:val="Corpodetexto"/>
        <w:spacing w:before="2" w:line="360" w:lineRule="auto"/>
        <w:ind w:left="1416" w:right="-1"/>
        <w:jc w:val="both"/>
      </w:pPr>
      <w:r w:rsidRPr="0075794C">
        <w:t>através de e-mail para recuperação da senha.</w:t>
      </w:r>
    </w:p>
    <w:p w14:paraId="19EE37F6" w14:textId="6CDFE322" w:rsidR="009D5E2D" w:rsidRDefault="00F105FE" w:rsidP="00F105FE">
      <w:pPr>
        <w:pStyle w:val="Corpodetexto"/>
        <w:spacing w:before="2" w:line="360" w:lineRule="auto"/>
        <w:ind w:left="1416" w:right="-1"/>
        <w:jc w:val="both"/>
      </w:pPr>
      <w:r>
        <w:t>F</w:t>
      </w:r>
      <w:r w:rsidR="009D5E2D" w:rsidRPr="0075794C">
        <w:t>E</w:t>
      </w:r>
      <w:r>
        <w:t>2</w:t>
      </w:r>
      <w:r w:rsidR="009D5E2D" w:rsidRPr="0075794C">
        <w:t>.4</w:t>
      </w:r>
      <w:r>
        <w:t xml:space="preserve"> -</w:t>
      </w:r>
      <w:r w:rsidR="009D5E2D" w:rsidRPr="0075794C">
        <w:t xml:space="preserve"> O Sistema retorna para a tela de</w:t>
      </w:r>
      <w:r w:rsidR="009D5E2D" w:rsidRPr="0075794C">
        <w:rPr>
          <w:spacing w:val="8"/>
        </w:rPr>
        <w:t xml:space="preserve"> </w:t>
      </w:r>
      <w:r>
        <w:rPr>
          <w:spacing w:val="8"/>
        </w:rPr>
        <w:t>l</w:t>
      </w:r>
      <w:r w:rsidR="009D5E2D" w:rsidRPr="0075794C">
        <w:t>ogin.</w:t>
      </w:r>
    </w:p>
    <w:p w14:paraId="64198CB4" w14:textId="77777777" w:rsidR="00A5552E" w:rsidRPr="0075794C" w:rsidRDefault="00A5552E" w:rsidP="00F105FE">
      <w:pPr>
        <w:pStyle w:val="Corpodetexto"/>
        <w:spacing w:before="2" w:line="360" w:lineRule="auto"/>
        <w:ind w:left="1416" w:right="-1"/>
        <w:jc w:val="both"/>
      </w:pPr>
    </w:p>
    <w:p w14:paraId="21D960F6" w14:textId="0E6C5404" w:rsidR="009D5E2D" w:rsidRPr="00A5552E" w:rsidRDefault="009D5E2D" w:rsidP="00A5552E">
      <w:pPr>
        <w:pStyle w:val="Corpodetexto"/>
        <w:spacing w:line="360" w:lineRule="auto"/>
        <w:ind w:left="567"/>
        <w:jc w:val="both"/>
      </w:pPr>
      <w:r w:rsidRPr="0075794C">
        <w:t>Pós-condições</w:t>
      </w:r>
    </w:p>
    <w:p w14:paraId="2B69727E" w14:textId="77777777" w:rsidR="009D5E2D" w:rsidRPr="0075794C" w:rsidRDefault="009D5E2D" w:rsidP="009D5E2D">
      <w:pPr>
        <w:pStyle w:val="Corpodetexto"/>
        <w:spacing w:before="1" w:line="360" w:lineRule="auto"/>
        <w:ind w:left="567"/>
        <w:jc w:val="both"/>
      </w:pPr>
      <w:r w:rsidRPr="0075794C">
        <w:t>O Sistema retorna para a tela de login.</w:t>
      </w:r>
    </w:p>
    <w:p w14:paraId="165DADBD" w14:textId="4F16DB21" w:rsidR="009D5E2D" w:rsidRDefault="009D5E2D" w:rsidP="009D5E2D">
      <w:pPr>
        <w:spacing w:before="100"/>
        <w:jc w:val="both"/>
        <w:rPr>
          <w:rFonts w:cs="Arial"/>
          <w:b/>
          <w:color w:val="000000"/>
        </w:rPr>
      </w:pPr>
      <w:r>
        <w:rPr>
          <w:rFonts w:cs="Arial"/>
          <w:b/>
          <w:color w:val="000000"/>
        </w:rPr>
        <w:tab/>
      </w:r>
    </w:p>
    <w:p w14:paraId="3AE16D69" w14:textId="752F289D" w:rsidR="00A5552E" w:rsidRDefault="00A5552E" w:rsidP="009D5E2D">
      <w:pPr>
        <w:spacing w:before="100"/>
        <w:jc w:val="both"/>
        <w:rPr>
          <w:rFonts w:cs="Arial"/>
          <w:b/>
          <w:color w:val="000000"/>
        </w:rPr>
      </w:pPr>
    </w:p>
    <w:p w14:paraId="2D35F637" w14:textId="0A33541B" w:rsidR="00A5552E" w:rsidRDefault="00A5552E"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lastRenderedPageBreak/>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FP2 - O sistema exibe a tela com a funcionalidades especificas do cadastro de usuários.</w:t>
      </w:r>
    </w:p>
    <w:p w14:paraId="1F73BF2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proofErr w:type="spellStart"/>
      <w:r w:rsidRPr="005675CC">
        <w:rPr>
          <w:rFonts w:ascii="Arial" w:hAnsi="Arial" w:cs="Arial"/>
          <w:bCs/>
          <w:color w:val="000000"/>
        </w:rPr>
        <w:t>obrigatário</w:t>
      </w:r>
      <w:proofErr w:type="spellEnd"/>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2908E03B"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na </w:t>
      </w:r>
      <w:proofErr w:type="spellStart"/>
      <w:r w:rsidRPr="005675CC">
        <w:rPr>
          <w:rFonts w:ascii="Arial" w:hAnsi="Arial" w:cs="Arial"/>
          <w:bCs/>
          <w:color w:val="000000"/>
        </w:rPr>
        <w:t>me</w:t>
      </w:r>
      <w:r>
        <w:rPr>
          <w:rFonts w:ascii="Arial" w:hAnsi="Arial" w:cs="Arial"/>
          <w:bCs/>
          <w:color w:val="000000"/>
        </w:rPr>
        <w:t>fica</w:t>
      </w:r>
      <w:proofErr w:type="spellEnd"/>
      <w:r>
        <w:rPr>
          <w:rFonts w:ascii="Arial" w:hAnsi="Arial" w:cs="Arial"/>
          <w:bCs/>
          <w:color w:val="000000"/>
        </w:rPr>
        <w:t xml:space="preserve"> </w:t>
      </w:r>
      <w:proofErr w:type="spellStart"/>
      <w:r w:rsidRPr="005675CC">
        <w:rPr>
          <w:rFonts w:ascii="Arial" w:hAnsi="Arial" w:cs="Arial"/>
          <w:bCs/>
          <w:color w:val="000000"/>
        </w:rPr>
        <w:t>sma</w:t>
      </w:r>
      <w:proofErr w:type="spellEnd"/>
      <w:r w:rsidRPr="005675CC">
        <w:rPr>
          <w:rFonts w:ascii="Arial" w:hAnsi="Arial" w:cs="Arial"/>
          <w:bCs/>
          <w:color w:val="000000"/>
        </w:rPr>
        <w:t xml:space="preserve">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FA2.2 - O Sistema exibe os campos do cadastro e preenche todos os campos com os dados já cadastrados no banco de dados com as informações do servidor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AF51568"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proofErr w:type="spellStart"/>
      <w:r w:rsidRPr="00313763">
        <w:rPr>
          <w:rFonts w:ascii="Arial" w:hAnsi="Arial" w:cs="Arial"/>
          <w:bCs/>
          <w:color w:val="000000"/>
        </w:rPr>
        <w:t>obrigatário</w:t>
      </w:r>
      <w:proofErr w:type="spellEnd"/>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567E88A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4A4E60B4" w14:textId="3BE0C01E" w:rsidR="00313763"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FE2</w:t>
      </w:r>
    </w:p>
    <w:p w14:paraId="65AC54D3" w14:textId="703F5FE2"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FE2.1 - Caso nenhum servidor esteja selecionado, exibe a mensagem "Selecione um Servidor!"</w:t>
      </w:r>
    </w:p>
    <w:p w14:paraId="1F3F09D5" w14:textId="0AED5221" w:rsidR="00D86301" w:rsidRDefault="00D86301" w:rsidP="00E71BCD">
      <w:pPr>
        <w:pStyle w:val="PargrafodaLista"/>
        <w:spacing w:before="100" w:line="360" w:lineRule="auto"/>
        <w:ind w:left="1134"/>
        <w:jc w:val="both"/>
        <w:rPr>
          <w:rFonts w:ascii="Arial" w:hAnsi="Arial" w:cs="Arial"/>
          <w:bCs/>
          <w:color w:val="000000"/>
        </w:rPr>
      </w:pPr>
      <w:r w:rsidRPr="00313763">
        <w:rPr>
          <w:rFonts w:ascii="Arial" w:hAnsi="Arial" w:cs="Arial"/>
          <w:bCs/>
          <w:color w:val="000000"/>
        </w:rPr>
        <w:t xml:space="preserve">FE2.2 - O Sistema circula em vermelho o campo de seleção de servidor. FE2.3 -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lastRenderedPageBreak/>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631A70E7" w:rsidR="00E15EAF" w:rsidRDefault="00E15EAF" w:rsidP="00295866">
      <w:pPr>
        <w:spacing w:before="100"/>
        <w:ind w:firstLine="567"/>
        <w:jc w:val="both"/>
        <w:rPr>
          <w:rFonts w:cs="Arial"/>
          <w:b/>
          <w:color w:val="000000"/>
          <w:szCs w:val="24"/>
        </w:rPr>
      </w:pPr>
      <w:r w:rsidRPr="00E15EAF">
        <w:rPr>
          <w:rFonts w:cs="Arial"/>
          <w:b/>
          <w:color w:val="000000"/>
          <w:szCs w:val="24"/>
        </w:rPr>
        <w:t xml:space="preserve">Caso de Uso 6 – Manter </w:t>
      </w:r>
      <w:proofErr w:type="spellStart"/>
      <w:r w:rsidRPr="00E15EAF">
        <w:rPr>
          <w:rFonts w:cs="Arial"/>
          <w:b/>
          <w:color w:val="000000"/>
          <w:szCs w:val="24"/>
        </w:rPr>
        <w:t>Assembléia</w:t>
      </w:r>
      <w:proofErr w:type="spellEnd"/>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lastRenderedPageBreak/>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lastRenderedPageBreak/>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lastRenderedPageBreak/>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proofErr w:type="spellStart"/>
      <w:r w:rsidRPr="00A96486">
        <w:rPr>
          <w:rFonts w:cs="Arial"/>
          <w:bCs/>
          <w:color w:val="000000"/>
          <w:szCs w:val="24"/>
        </w:rPr>
        <w:t>Carregar.O</w:t>
      </w:r>
      <w:proofErr w:type="spellEnd"/>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xml:space="preserve">,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proofErr w:type="spellStart"/>
      <w:r w:rsidRPr="000A1E45">
        <w:rPr>
          <w:rFonts w:cs="Arial"/>
          <w:bCs/>
          <w:color w:val="000000"/>
          <w:szCs w:val="24"/>
        </w:rPr>
        <w:t>Area</w:t>
      </w:r>
      <w:proofErr w:type="spellEnd"/>
      <w:r w:rsidRPr="000A1E45">
        <w:rPr>
          <w:rFonts w:cs="Arial"/>
          <w:bCs/>
          <w:color w:val="000000"/>
          <w:szCs w:val="24"/>
        </w:rPr>
        <w:t xml:space="preserve"> Comum".</w:t>
      </w:r>
    </w:p>
    <w:p w14:paraId="49DD884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proofErr w:type="spellStart"/>
      <w:r w:rsidRPr="000A1E45">
        <w:rPr>
          <w:rFonts w:cs="Arial"/>
          <w:bCs/>
          <w:color w:val="000000"/>
          <w:szCs w:val="24"/>
        </w:rPr>
        <w:t>Area</w:t>
      </w:r>
      <w:proofErr w:type="spellEnd"/>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2E086C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(FE2.2) O Sistema retorna ao passo anterior</w:t>
      </w:r>
    </w:p>
    <w:p w14:paraId="37C22A9D" w14:textId="77777777" w:rsidR="000A1E45" w:rsidRPr="000A1E45" w:rsidRDefault="000A1E45" w:rsidP="00162D2F">
      <w:pPr>
        <w:spacing w:before="100"/>
        <w:jc w:val="left"/>
        <w:rPr>
          <w:rFonts w:cs="Arial"/>
          <w:bCs/>
          <w:color w:val="000000"/>
          <w:szCs w:val="24"/>
        </w:rPr>
      </w:pP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4D41FBAC" w14:textId="5AA0572F" w:rsidR="000A1E45" w:rsidRDefault="000A1E45" w:rsidP="000A1E45">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543D91BF" w14:textId="77777777" w:rsidR="00162D2F" w:rsidRPr="000A1E45" w:rsidRDefault="00162D2F" w:rsidP="000A1E45">
      <w:pPr>
        <w:spacing w:before="100"/>
        <w:ind w:firstLine="567"/>
        <w:jc w:val="left"/>
        <w:rPr>
          <w:rFonts w:cs="Arial"/>
          <w:bCs/>
          <w:color w:val="000000"/>
          <w:szCs w:val="24"/>
        </w:rPr>
      </w:pPr>
    </w:p>
    <w:p w14:paraId="0ECBE251" w14:textId="77777777" w:rsidR="00A96486" w:rsidRPr="00A96486" w:rsidRDefault="00A96486" w:rsidP="00536EAE">
      <w:pPr>
        <w:spacing w:before="100"/>
        <w:ind w:firstLine="567"/>
        <w:jc w:val="left"/>
        <w:rPr>
          <w:rFonts w:cs="Arial"/>
          <w:bCs/>
          <w:color w:val="000000"/>
          <w:szCs w:val="24"/>
        </w:rPr>
      </w:pPr>
    </w:p>
    <w:p w14:paraId="3220FBCF" w14:textId="77777777" w:rsidR="00A5552E" w:rsidRDefault="00A5552E" w:rsidP="00131ADB">
      <w:pPr>
        <w:pStyle w:val="PargrafodaLista"/>
        <w:spacing w:before="100" w:line="360" w:lineRule="auto"/>
        <w:ind w:left="720"/>
        <w:jc w:val="center"/>
        <w:rPr>
          <w:rFonts w:ascii="Arial" w:hAnsi="Arial" w:cs="Arial"/>
          <w:bCs/>
          <w:color w:val="000000"/>
        </w:rPr>
      </w:pPr>
    </w:p>
    <w:p w14:paraId="4C351A8F" w14:textId="77777777" w:rsidR="00F863BE" w:rsidRDefault="00F863BE" w:rsidP="00F863BE">
      <w:pPr>
        <w:pStyle w:val="Ttulo3"/>
      </w:pPr>
      <w:bookmarkStart w:id="395" w:name="_Toc39592460"/>
      <w:r w:rsidRPr="00F863BE">
        <w:t>Diagrama de classe</w:t>
      </w:r>
      <w:bookmarkEnd w:id="395"/>
    </w:p>
    <w:p w14:paraId="4C351A90" w14:textId="77777777" w:rsidR="00F863BE" w:rsidRDefault="00F863BE" w:rsidP="00F863BE">
      <w:pPr>
        <w:pStyle w:val="PargrafodaLista"/>
        <w:spacing w:line="360" w:lineRule="auto"/>
        <w:ind w:left="720"/>
        <w:jc w:val="both"/>
        <w:rPr>
          <w:rFonts w:ascii="Arial" w:hAnsi="Arial" w:cs="Arial"/>
          <w:bCs/>
        </w:rPr>
      </w:pPr>
    </w:p>
    <w:p w14:paraId="4C351A91" w14:textId="6D8D813E" w:rsidR="00F863BE" w:rsidRDefault="00F863BE" w:rsidP="00F863BE">
      <w:pPr>
        <w:pStyle w:val="Ttulo3"/>
      </w:pPr>
      <w:bookmarkStart w:id="396" w:name="_Toc39592461"/>
      <w:r w:rsidRPr="00F863BE">
        <w:lastRenderedPageBreak/>
        <w:t>DER</w:t>
      </w:r>
      <w:bookmarkEnd w:id="396"/>
    </w:p>
    <w:p w14:paraId="68A41DD5" w14:textId="7B196D63" w:rsidR="009F4A2C" w:rsidRPr="009F4A2C" w:rsidRDefault="009F4A2C" w:rsidP="009F4A2C">
      <w:pPr>
        <w:pStyle w:val="Texto"/>
      </w:pPr>
      <w:r>
        <w:rPr>
          <w:noProof/>
          <w:lang w:eastAsia="pt-BR"/>
        </w:rPr>
        <w:drawing>
          <wp:anchor distT="0" distB="0" distL="0" distR="0" simplePos="0" relativeHeight="251665920" behindDoc="1" locked="0" layoutInCell="1" allowOverlap="1" wp14:anchorId="19865638" wp14:editId="51A66182">
            <wp:simplePos x="0" y="0"/>
            <wp:positionH relativeFrom="page">
              <wp:posOffset>1080135</wp:posOffset>
            </wp:positionH>
            <wp:positionV relativeFrom="paragraph">
              <wp:posOffset>266065</wp:posOffset>
            </wp:positionV>
            <wp:extent cx="5458235" cy="3717798"/>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2" cstate="print"/>
                    <a:stretch>
                      <a:fillRect/>
                    </a:stretch>
                  </pic:blipFill>
                  <pic:spPr>
                    <a:xfrm>
                      <a:off x="0" y="0"/>
                      <a:ext cx="5458235" cy="3717798"/>
                    </a:xfrm>
                    <a:prstGeom prst="rect">
                      <a:avLst/>
                    </a:prstGeom>
                  </pic:spPr>
                </pic:pic>
              </a:graphicData>
            </a:graphic>
          </wp:anchor>
        </w:drawing>
      </w:r>
    </w:p>
    <w:p w14:paraId="4C351A92" w14:textId="77777777" w:rsidR="00F863BE" w:rsidRDefault="00F863BE" w:rsidP="00F863BE">
      <w:pPr>
        <w:pStyle w:val="PargrafodaLista"/>
        <w:rPr>
          <w:rFonts w:ascii="Arial" w:hAnsi="Arial" w:cs="Arial"/>
          <w:bCs/>
        </w:rPr>
      </w:pPr>
    </w:p>
    <w:p w14:paraId="4C351A93" w14:textId="77777777" w:rsidR="00F863BE" w:rsidRPr="00F863BE" w:rsidRDefault="00F863BE" w:rsidP="00F863BE">
      <w:pPr>
        <w:pStyle w:val="Ttulo3"/>
      </w:pPr>
      <w:bookmarkStart w:id="397" w:name="_Toc39592462"/>
      <w:r w:rsidRPr="00F863BE">
        <w:t>Diagrama de atividade ou de sequência</w:t>
      </w:r>
      <w:bookmarkEnd w:id="397"/>
    </w:p>
    <w:p w14:paraId="4C351A94" w14:textId="77777777" w:rsidR="00F863BE" w:rsidRDefault="00F863BE" w:rsidP="00F863BE">
      <w:pPr>
        <w:pStyle w:val="PargrafodaLista"/>
        <w:spacing w:line="360" w:lineRule="auto"/>
        <w:ind w:left="720"/>
        <w:jc w:val="both"/>
        <w:rPr>
          <w:rFonts w:ascii="Arial" w:hAnsi="Arial" w:cs="Arial"/>
          <w:bCs/>
        </w:rPr>
      </w:pPr>
    </w:p>
    <w:p w14:paraId="4C351A95" w14:textId="77777777" w:rsidR="00F863BE" w:rsidRDefault="00F863BE" w:rsidP="00F863BE">
      <w:pPr>
        <w:pStyle w:val="Ttulo3"/>
      </w:pPr>
      <w:bookmarkStart w:id="398" w:name="_Toc39592463"/>
      <w:r w:rsidRPr="00F863BE">
        <w:t>Diagrama de componente</w:t>
      </w:r>
      <w:bookmarkEnd w:id="398"/>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399" w:name="_Toc39592464"/>
      <w:r w:rsidRPr="00F863BE">
        <w:t>Análise de Riscos</w:t>
      </w:r>
      <w:bookmarkEnd w:id="399"/>
    </w:p>
    <w:p w14:paraId="4C351A99" w14:textId="77777777" w:rsidR="00F863BE" w:rsidRDefault="00F863BE" w:rsidP="00F863BE">
      <w:pPr>
        <w:pStyle w:val="Texto"/>
        <w:rPr>
          <w:color w:val="0000FF"/>
        </w:rPr>
      </w:pPr>
      <w:r>
        <w:t>O risco envolvido em projetos é uma condição ou evento incerto que, se ocorrer, terá um efeito positivo ou negativo. Esses efeitos podem ser no prazo, custo, esforço e qualidade.</w:t>
      </w:r>
    </w:p>
    <w:p w14:paraId="4C351A9A" w14:textId="77777777" w:rsidR="00F863BE" w:rsidRPr="00F863BE" w:rsidRDefault="00F863BE" w:rsidP="00F863BE">
      <w:pPr>
        <w:pStyle w:val="Texto"/>
        <w:rPr>
          <w:color w:val="0000FF"/>
        </w:rPr>
      </w:pPr>
      <w:r>
        <w:t xml:space="preserve">Um risco pode ter diversas causas e, se ele acontecer, pode ter diversos impactos. Uma causa é uma condição que favorece o acontecimento de resultados positivos ou negativos. Por exemplo, a causa pode ser uma mudança no escopo, a </w:t>
      </w:r>
      <w:r>
        <w:lastRenderedPageBreak/>
        <w:t>falta de conhecimento ou pessoas insuficientes para executar um projeto, entre outros.</w:t>
      </w:r>
    </w:p>
    <w:p w14:paraId="4C351A9B" w14:textId="77777777" w:rsidR="00F863BE" w:rsidRDefault="00F863BE" w:rsidP="00F863BE">
      <w:pPr>
        <w:pStyle w:val="Ttulo4"/>
      </w:pPr>
      <w:bookmarkStart w:id="400" w:name="_Toc39592465"/>
      <w:r>
        <w:t>Estratégias</w:t>
      </w:r>
      <w:bookmarkEnd w:id="400"/>
    </w:p>
    <w:p w14:paraId="3630F470" w14:textId="77777777" w:rsidR="00BA3C5E" w:rsidRDefault="00BA3C5E" w:rsidP="00BA3C5E">
      <w:pPr>
        <w:spacing w:before="100"/>
        <w:jc w:val="both"/>
        <w:rPr>
          <w:b/>
          <w:sz w:val="27"/>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FA7E10" w:rsidRPr="00FA7E10" w14:paraId="02FD44F7" w14:textId="77777777" w:rsidTr="00FA7E10">
        <w:trPr>
          <w:trHeight w:val="855"/>
          <w:jc w:val="center"/>
        </w:trPr>
        <w:tc>
          <w:tcPr>
            <w:tcW w:w="1211" w:type="dxa"/>
            <w:shd w:val="clear" w:color="auto" w:fill="BFBFBF" w:themeFill="background1" w:themeFillShade="BF"/>
            <w:vAlign w:val="center"/>
          </w:tcPr>
          <w:p w14:paraId="16FFC5AE" w14:textId="00C03BDE" w:rsidR="00FA7E10" w:rsidRPr="00FA7E10" w:rsidRDefault="00FA7E10" w:rsidP="00FA7E10">
            <w:pPr>
              <w:spacing w:before="100"/>
              <w:jc w:val="both"/>
              <w:rPr>
                <w:rFonts w:cs="Arial"/>
                <w:bCs/>
                <w:color w:val="000000"/>
                <w:sz w:val="22"/>
                <w:szCs w:val="20"/>
              </w:rPr>
            </w:pPr>
            <w:r>
              <w:rPr>
                <w:rFonts w:cs="Arial"/>
                <w:bCs/>
                <w:color w:val="000000"/>
                <w:sz w:val="22"/>
                <w:szCs w:val="20"/>
              </w:rPr>
              <w:t>Número</w:t>
            </w:r>
          </w:p>
        </w:tc>
        <w:tc>
          <w:tcPr>
            <w:tcW w:w="1469" w:type="dxa"/>
            <w:shd w:val="clear" w:color="auto" w:fill="BFBFBF" w:themeFill="background1" w:themeFillShade="BF"/>
            <w:vAlign w:val="center"/>
          </w:tcPr>
          <w:p w14:paraId="6D4F61F3" w14:textId="46BFE5AC" w:rsidR="00FA7E10" w:rsidRPr="00FA7E10" w:rsidRDefault="00FA7E10" w:rsidP="00FA7E10">
            <w:pPr>
              <w:spacing w:before="100"/>
              <w:jc w:val="both"/>
              <w:rPr>
                <w:rFonts w:cs="Arial"/>
                <w:bCs/>
                <w:color w:val="000000"/>
                <w:sz w:val="22"/>
                <w:szCs w:val="20"/>
              </w:rPr>
            </w:pPr>
            <w:r>
              <w:rPr>
                <w:rFonts w:cs="Arial"/>
                <w:bCs/>
                <w:color w:val="000000"/>
                <w:sz w:val="22"/>
                <w:szCs w:val="20"/>
              </w:rPr>
              <w:t>Risco</w:t>
            </w:r>
          </w:p>
        </w:tc>
        <w:tc>
          <w:tcPr>
            <w:tcW w:w="1512" w:type="dxa"/>
            <w:shd w:val="clear" w:color="auto" w:fill="BFBFBF" w:themeFill="background1" w:themeFillShade="BF"/>
            <w:vAlign w:val="center"/>
          </w:tcPr>
          <w:p w14:paraId="196D9AE5" w14:textId="226F1629" w:rsidR="00FA7E10" w:rsidRPr="00FA7E10" w:rsidRDefault="00FA7E10" w:rsidP="00FA7E10">
            <w:pPr>
              <w:spacing w:before="100"/>
              <w:jc w:val="both"/>
              <w:rPr>
                <w:rFonts w:cs="Arial"/>
                <w:bCs/>
                <w:color w:val="000000"/>
                <w:sz w:val="22"/>
                <w:szCs w:val="20"/>
              </w:rPr>
            </w:pPr>
            <w:r>
              <w:rPr>
                <w:rFonts w:cs="Arial"/>
                <w:bCs/>
                <w:color w:val="000000"/>
                <w:sz w:val="22"/>
                <w:szCs w:val="20"/>
              </w:rPr>
              <w:t>Gravidade</w:t>
            </w:r>
          </w:p>
        </w:tc>
        <w:tc>
          <w:tcPr>
            <w:tcW w:w="1755" w:type="dxa"/>
            <w:shd w:val="clear" w:color="auto" w:fill="BFBFBF" w:themeFill="background1" w:themeFillShade="BF"/>
            <w:vAlign w:val="center"/>
          </w:tcPr>
          <w:p w14:paraId="1CDC0129" w14:textId="3629677E" w:rsidR="00FA7E10" w:rsidRPr="00FA7E10" w:rsidRDefault="00FA7E10" w:rsidP="00FA7E10">
            <w:pPr>
              <w:spacing w:before="100"/>
              <w:jc w:val="both"/>
              <w:rPr>
                <w:rFonts w:cs="Arial"/>
                <w:bCs/>
                <w:color w:val="000000"/>
                <w:sz w:val="22"/>
                <w:szCs w:val="20"/>
              </w:rPr>
            </w:pPr>
            <w:r>
              <w:rPr>
                <w:rFonts w:cs="Arial"/>
                <w:bCs/>
                <w:color w:val="000000"/>
                <w:sz w:val="22"/>
                <w:szCs w:val="20"/>
              </w:rPr>
              <w:t xml:space="preserve">Probabilidade de </w:t>
            </w:r>
            <w:proofErr w:type="spellStart"/>
            <w:r>
              <w:rPr>
                <w:rFonts w:cs="Arial"/>
                <w:bCs/>
                <w:color w:val="000000"/>
                <w:sz w:val="22"/>
                <w:szCs w:val="20"/>
              </w:rPr>
              <w:t>Ocorência</w:t>
            </w:r>
            <w:proofErr w:type="spellEnd"/>
          </w:p>
        </w:tc>
        <w:tc>
          <w:tcPr>
            <w:tcW w:w="1492" w:type="dxa"/>
            <w:shd w:val="clear" w:color="auto" w:fill="BFBFBF" w:themeFill="background1" w:themeFillShade="BF"/>
            <w:vAlign w:val="center"/>
          </w:tcPr>
          <w:p w14:paraId="3F253DB0" w14:textId="0A77A2ED" w:rsidR="00FA7E10" w:rsidRPr="00FA7E10" w:rsidRDefault="00FA7E10" w:rsidP="00FA7E10">
            <w:pPr>
              <w:spacing w:before="100"/>
              <w:jc w:val="both"/>
              <w:rPr>
                <w:rFonts w:cs="Arial"/>
                <w:bCs/>
                <w:color w:val="000000"/>
                <w:sz w:val="22"/>
                <w:szCs w:val="20"/>
              </w:rPr>
            </w:pPr>
            <w:r>
              <w:rPr>
                <w:rFonts w:cs="Arial"/>
                <w:bCs/>
                <w:color w:val="000000"/>
                <w:sz w:val="22"/>
                <w:szCs w:val="20"/>
              </w:rPr>
              <w:t>Impacto Previsto</w:t>
            </w:r>
          </w:p>
        </w:tc>
        <w:tc>
          <w:tcPr>
            <w:tcW w:w="1522" w:type="dxa"/>
            <w:shd w:val="clear" w:color="auto" w:fill="BFBFBF" w:themeFill="background1" w:themeFillShade="BF"/>
            <w:vAlign w:val="center"/>
          </w:tcPr>
          <w:p w14:paraId="12BC60D5" w14:textId="37D14171" w:rsidR="00FA7E10" w:rsidRPr="00FA7E10" w:rsidRDefault="00FA7E10" w:rsidP="00FA7E10">
            <w:pPr>
              <w:spacing w:before="100"/>
              <w:jc w:val="both"/>
              <w:rPr>
                <w:rFonts w:cs="Arial"/>
                <w:bCs/>
                <w:color w:val="000000"/>
                <w:sz w:val="22"/>
                <w:szCs w:val="20"/>
              </w:rPr>
            </w:pPr>
            <w:r>
              <w:rPr>
                <w:rFonts w:cs="Arial"/>
                <w:bCs/>
                <w:color w:val="000000"/>
                <w:sz w:val="22"/>
                <w:szCs w:val="20"/>
              </w:rPr>
              <w:t>Tratamento Previsto</w:t>
            </w:r>
          </w:p>
        </w:tc>
      </w:tr>
      <w:tr w:rsidR="00FA7E10" w:rsidRPr="00FA7E10" w14:paraId="7A754F4E" w14:textId="77777777" w:rsidTr="00FA7E10">
        <w:trPr>
          <w:trHeight w:val="855"/>
          <w:jc w:val="center"/>
        </w:trPr>
        <w:tc>
          <w:tcPr>
            <w:tcW w:w="1211" w:type="dxa"/>
            <w:shd w:val="clear" w:color="auto" w:fill="D9D9D9" w:themeFill="background1" w:themeFillShade="D9"/>
            <w:vAlign w:val="center"/>
          </w:tcPr>
          <w:p w14:paraId="216C08C4" w14:textId="0723E9E5" w:rsidR="00FA7E10" w:rsidRDefault="009B6D87" w:rsidP="009B6D87">
            <w:pPr>
              <w:spacing w:before="100"/>
              <w:rPr>
                <w:rFonts w:cs="Arial"/>
                <w:bCs/>
                <w:color w:val="000000"/>
                <w:sz w:val="22"/>
                <w:szCs w:val="20"/>
              </w:rPr>
            </w:pPr>
            <w:r>
              <w:rPr>
                <w:rFonts w:cs="Arial"/>
                <w:bCs/>
                <w:color w:val="000000"/>
                <w:sz w:val="22"/>
                <w:szCs w:val="20"/>
              </w:rPr>
              <w:t>R01</w:t>
            </w:r>
          </w:p>
        </w:tc>
        <w:tc>
          <w:tcPr>
            <w:tcW w:w="1469" w:type="dxa"/>
            <w:shd w:val="clear" w:color="auto" w:fill="D9D9D9" w:themeFill="background1" w:themeFillShade="D9"/>
            <w:vAlign w:val="center"/>
          </w:tcPr>
          <w:p w14:paraId="48990984" w14:textId="38701B97" w:rsidR="00FA7E10" w:rsidRDefault="009B6D87" w:rsidP="009B6D87">
            <w:pPr>
              <w:spacing w:before="100"/>
              <w:rPr>
                <w:rFonts w:cs="Arial"/>
                <w:bCs/>
                <w:color w:val="000000"/>
                <w:sz w:val="22"/>
                <w:szCs w:val="20"/>
              </w:rPr>
            </w:pPr>
            <w:r>
              <w:rPr>
                <w:rFonts w:cs="Arial"/>
                <w:bCs/>
                <w:color w:val="000000"/>
                <w:sz w:val="22"/>
                <w:szCs w:val="20"/>
              </w:rPr>
              <w:t>Atraso na execução do cronograma de desenvolvimento</w:t>
            </w:r>
          </w:p>
        </w:tc>
        <w:tc>
          <w:tcPr>
            <w:tcW w:w="1512" w:type="dxa"/>
            <w:shd w:val="clear" w:color="auto" w:fill="D9D9D9" w:themeFill="background1" w:themeFillShade="D9"/>
            <w:vAlign w:val="center"/>
          </w:tcPr>
          <w:p w14:paraId="320EDD47" w14:textId="735E51EB" w:rsidR="00FA7E10" w:rsidRDefault="009B6D87"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7F4BBBD7" w14:textId="6C5121EE" w:rsidR="00FA7E10" w:rsidRDefault="009B6D87"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17721926" w14:textId="727254A3" w:rsidR="00FA7E10" w:rsidRDefault="009B6D87" w:rsidP="009B6D87">
            <w:pPr>
              <w:spacing w:before="100"/>
              <w:rPr>
                <w:rFonts w:cs="Arial"/>
                <w:bCs/>
                <w:color w:val="000000"/>
                <w:sz w:val="22"/>
                <w:szCs w:val="20"/>
              </w:rPr>
            </w:pPr>
            <w:r>
              <w:rPr>
                <w:rFonts w:cs="Arial"/>
                <w:bCs/>
                <w:color w:val="000000"/>
                <w:sz w:val="22"/>
                <w:szCs w:val="20"/>
              </w:rPr>
              <w:t>Atraso na entrega dos resultados parciais e totais</w:t>
            </w:r>
          </w:p>
        </w:tc>
        <w:tc>
          <w:tcPr>
            <w:tcW w:w="1522" w:type="dxa"/>
            <w:shd w:val="clear" w:color="auto" w:fill="D9D9D9" w:themeFill="background1" w:themeFillShade="D9"/>
            <w:vAlign w:val="center"/>
          </w:tcPr>
          <w:p w14:paraId="0F3B8BF8" w14:textId="1831DB94" w:rsidR="00FA7E10" w:rsidRDefault="009B6D87" w:rsidP="009B6D87">
            <w:pPr>
              <w:spacing w:before="100"/>
              <w:rPr>
                <w:rFonts w:cs="Arial"/>
                <w:bCs/>
                <w:color w:val="000000"/>
                <w:sz w:val="22"/>
                <w:szCs w:val="20"/>
              </w:rPr>
            </w:pPr>
            <w:r>
              <w:rPr>
                <w:rFonts w:cs="Arial"/>
                <w:bCs/>
                <w:color w:val="000000"/>
                <w:sz w:val="22"/>
                <w:szCs w:val="20"/>
              </w:rPr>
              <w:t>Mitigar</w:t>
            </w:r>
          </w:p>
        </w:tc>
      </w:tr>
      <w:tr w:rsidR="009B6D87" w:rsidRPr="00FA7E10" w14:paraId="7D085445" w14:textId="77777777" w:rsidTr="009B6D87">
        <w:trPr>
          <w:trHeight w:val="855"/>
          <w:jc w:val="center"/>
        </w:trPr>
        <w:tc>
          <w:tcPr>
            <w:tcW w:w="1211" w:type="dxa"/>
            <w:shd w:val="clear" w:color="auto" w:fill="D9D9D9" w:themeFill="background1" w:themeFillShade="D9"/>
            <w:vAlign w:val="center"/>
          </w:tcPr>
          <w:p w14:paraId="57F14B38" w14:textId="1E1E2EB8" w:rsidR="009B6D87" w:rsidRDefault="009B6D87" w:rsidP="009B6D87">
            <w:pPr>
              <w:spacing w:before="100"/>
              <w:rPr>
                <w:rFonts w:cs="Arial"/>
                <w:bCs/>
                <w:color w:val="000000"/>
                <w:sz w:val="22"/>
                <w:szCs w:val="20"/>
              </w:rPr>
            </w:pPr>
            <w:r>
              <w:rPr>
                <w:rFonts w:cs="Arial"/>
                <w:bCs/>
                <w:color w:val="000000"/>
                <w:sz w:val="22"/>
                <w:szCs w:val="20"/>
              </w:rPr>
              <w:t>R02</w:t>
            </w:r>
          </w:p>
        </w:tc>
        <w:tc>
          <w:tcPr>
            <w:tcW w:w="1469" w:type="dxa"/>
            <w:shd w:val="clear" w:color="auto" w:fill="D9D9D9" w:themeFill="background1" w:themeFillShade="D9"/>
            <w:vAlign w:val="center"/>
          </w:tcPr>
          <w:p w14:paraId="5EDF8BCB" w14:textId="33B77674" w:rsidR="009B6D87" w:rsidRDefault="009B6D87" w:rsidP="009B6D87">
            <w:pPr>
              <w:spacing w:before="100"/>
              <w:rPr>
                <w:rFonts w:cs="Arial"/>
                <w:bCs/>
                <w:color w:val="000000"/>
                <w:sz w:val="22"/>
                <w:szCs w:val="20"/>
              </w:rPr>
            </w:pPr>
            <w:r>
              <w:rPr>
                <w:rFonts w:cs="Arial"/>
                <w:bCs/>
                <w:color w:val="000000"/>
                <w:sz w:val="22"/>
                <w:szCs w:val="20"/>
              </w:rPr>
              <w:t>Complexidade do software a ser desenvolvido</w:t>
            </w:r>
          </w:p>
        </w:tc>
        <w:tc>
          <w:tcPr>
            <w:tcW w:w="1512" w:type="dxa"/>
            <w:shd w:val="clear" w:color="auto" w:fill="D9D9D9" w:themeFill="background1" w:themeFillShade="D9"/>
            <w:vAlign w:val="center"/>
          </w:tcPr>
          <w:p w14:paraId="4102CC87" w14:textId="1B3140CE" w:rsidR="009B6D87" w:rsidRDefault="009B6D87" w:rsidP="009B6D87">
            <w:pPr>
              <w:spacing w:before="100"/>
              <w:rPr>
                <w:rFonts w:cs="Arial"/>
                <w:bCs/>
                <w:color w:val="000000"/>
                <w:sz w:val="22"/>
                <w:szCs w:val="20"/>
              </w:rPr>
            </w:pPr>
            <w:r>
              <w:rPr>
                <w:rFonts w:cs="Arial"/>
                <w:bCs/>
                <w:color w:val="000000"/>
                <w:sz w:val="22"/>
                <w:szCs w:val="20"/>
              </w:rPr>
              <w:t>Média</w:t>
            </w:r>
          </w:p>
        </w:tc>
        <w:tc>
          <w:tcPr>
            <w:tcW w:w="1755" w:type="dxa"/>
            <w:shd w:val="clear" w:color="auto" w:fill="D9D9D9" w:themeFill="background1" w:themeFillShade="D9"/>
            <w:vAlign w:val="center"/>
          </w:tcPr>
          <w:p w14:paraId="236D3275" w14:textId="71C1C9DD" w:rsidR="009B6D87" w:rsidRDefault="009B6D87"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2F357D0F" w14:textId="77EB665D" w:rsidR="009B6D87" w:rsidRDefault="009B6D87" w:rsidP="009B6D87">
            <w:pPr>
              <w:spacing w:before="100"/>
              <w:rPr>
                <w:rFonts w:cs="Arial"/>
                <w:bCs/>
                <w:color w:val="000000"/>
                <w:sz w:val="22"/>
                <w:szCs w:val="20"/>
              </w:rPr>
            </w:pPr>
            <w:r>
              <w:rPr>
                <w:rFonts w:cs="Arial"/>
                <w:bCs/>
                <w:color w:val="000000"/>
                <w:sz w:val="22"/>
                <w:szCs w:val="20"/>
              </w:rPr>
              <w:t>Dificuldade no desenvolvimento de algoritmos do software</w:t>
            </w:r>
          </w:p>
        </w:tc>
        <w:tc>
          <w:tcPr>
            <w:tcW w:w="1522" w:type="dxa"/>
            <w:shd w:val="clear" w:color="auto" w:fill="D9D9D9" w:themeFill="background1" w:themeFillShade="D9"/>
            <w:vAlign w:val="center"/>
          </w:tcPr>
          <w:p w14:paraId="320B7806" w14:textId="5BEFF853" w:rsidR="009B6D87" w:rsidRDefault="009B6D87" w:rsidP="009B6D87">
            <w:pPr>
              <w:spacing w:before="100"/>
              <w:rPr>
                <w:rFonts w:cs="Arial"/>
                <w:bCs/>
                <w:color w:val="000000"/>
                <w:sz w:val="22"/>
                <w:szCs w:val="20"/>
              </w:rPr>
            </w:pPr>
            <w:r>
              <w:rPr>
                <w:rFonts w:cs="Arial"/>
                <w:bCs/>
                <w:color w:val="000000"/>
                <w:sz w:val="22"/>
                <w:szCs w:val="20"/>
              </w:rPr>
              <w:t>Mitigar</w:t>
            </w:r>
          </w:p>
        </w:tc>
      </w:tr>
      <w:tr w:rsidR="00435156" w:rsidRPr="00FA7E10" w14:paraId="23BF968A" w14:textId="77777777" w:rsidTr="009B6D87">
        <w:trPr>
          <w:trHeight w:val="855"/>
          <w:jc w:val="center"/>
        </w:trPr>
        <w:tc>
          <w:tcPr>
            <w:tcW w:w="1211" w:type="dxa"/>
            <w:shd w:val="clear" w:color="auto" w:fill="D9D9D9" w:themeFill="background1" w:themeFillShade="D9"/>
            <w:vAlign w:val="center"/>
          </w:tcPr>
          <w:p w14:paraId="60887D17" w14:textId="11243C50" w:rsidR="00435156" w:rsidRDefault="00435156" w:rsidP="009B6D87">
            <w:pPr>
              <w:spacing w:before="100"/>
              <w:rPr>
                <w:rFonts w:cs="Arial"/>
                <w:bCs/>
                <w:color w:val="000000"/>
                <w:sz w:val="22"/>
                <w:szCs w:val="20"/>
              </w:rPr>
            </w:pPr>
            <w:r>
              <w:rPr>
                <w:rFonts w:cs="Arial"/>
                <w:bCs/>
                <w:color w:val="000000"/>
                <w:sz w:val="22"/>
                <w:szCs w:val="20"/>
              </w:rPr>
              <w:t>R03</w:t>
            </w:r>
          </w:p>
        </w:tc>
        <w:tc>
          <w:tcPr>
            <w:tcW w:w="1469" w:type="dxa"/>
            <w:shd w:val="clear" w:color="auto" w:fill="D9D9D9" w:themeFill="background1" w:themeFillShade="D9"/>
            <w:vAlign w:val="center"/>
          </w:tcPr>
          <w:p w14:paraId="6F33B92A" w14:textId="12CE6691" w:rsidR="00435156" w:rsidRDefault="00435156" w:rsidP="009B6D87">
            <w:pPr>
              <w:spacing w:before="100"/>
              <w:rPr>
                <w:rFonts w:cs="Arial"/>
                <w:bCs/>
                <w:color w:val="000000"/>
                <w:sz w:val="22"/>
                <w:szCs w:val="20"/>
              </w:rPr>
            </w:pPr>
            <w:r>
              <w:rPr>
                <w:rFonts w:cs="Arial"/>
                <w:bCs/>
                <w:color w:val="000000"/>
                <w:sz w:val="22"/>
                <w:szCs w:val="20"/>
              </w:rPr>
              <w:t xml:space="preserve">Qualidade do software final </w:t>
            </w:r>
            <w:proofErr w:type="spellStart"/>
            <w:r>
              <w:rPr>
                <w:rFonts w:cs="Arial"/>
                <w:bCs/>
                <w:color w:val="000000"/>
                <w:sz w:val="22"/>
                <w:szCs w:val="20"/>
              </w:rPr>
              <w:t>dora</w:t>
            </w:r>
            <w:proofErr w:type="spellEnd"/>
            <w:r>
              <w:rPr>
                <w:rFonts w:cs="Arial"/>
                <w:bCs/>
                <w:color w:val="000000"/>
                <w:sz w:val="22"/>
                <w:szCs w:val="20"/>
              </w:rPr>
              <w:t xml:space="preserve"> da expectativa do cliente</w:t>
            </w:r>
          </w:p>
        </w:tc>
        <w:tc>
          <w:tcPr>
            <w:tcW w:w="1512" w:type="dxa"/>
            <w:shd w:val="clear" w:color="auto" w:fill="D9D9D9" w:themeFill="background1" w:themeFillShade="D9"/>
            <w:vAlign w:val="center"/>
          </w:tcPr>
          <w:p w14:paraId="2E5369FC" w14:textId="223AB420" w:rsidR="00435156" w:rsidRDefault="00435156"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5115A769" w14:textId="2C90F638" w:rsidR="00435156" w:rsidRDefault="00435156"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46C45032" w14:textId="3423FFBB" w:rsidR="00435156" w:rsidRDefault="00435156" w:rsidP="009B6D87">
            <w:pPr>
              <w:spacing w:before="100"/>
              <w:rPr>
                <w:rFonts w:cs="Arial"/>
                <w:bCs/>
                <w:color w:val="000000"/>
                <w:sz w:val="22"/>
                <w:szCs w:val="20"/>
              </w:rPr>
            </w:pPr>
            <w:r>
              <w:rPr>
                <w:rFonts w:cs="Arial"/>
                <w:bCs/>
                <w:color w:val="000000"/>
                <w:sz w:val="22"/>
                <w:szCs w:val="20"/>
              </w:rPr>
              <w:t>Insatisfação e não utilização do software</w:t>
            </w:r>
          </w:p>
        </w:tc>
        <w:tc>
          <w:tcPr>
            <w:tcW w:w="1522" w:type="dxa"/>
            <w:shd w:val="clear" w:color="auto" w:fill="D9D9D9" w:themeFill="background1" w:themeFillShade="D9"/>
            <w:vAlign w:val="center"/>
          </w:tcPr>
          <w:p w14:paraId="74455AF6" w14:textId="7EA8A139" w:rsidR="00435156" w:rsidRDefault="00435156" w:rsidP="009B6D87">
            <w:pPr>
              <w:spacing w:before="100"/>
              <w:rPr>
                <w:rFonts w:cs="Arial"/>
                <w:bCs/>
                <w:color w:val="000000"/>
                <w:sz w:val="22"/>
                <w:szCs w:val="20"/>
              </w:rPr>
            </w:pPr>
            <w:r>
              <w:rPr>
                <w:rFonts w:cs="Arial"/>
                <w:bCs/>
                <w:color w:val="000000"/>
                <w:sz w:val="22"/>
                <w:szCs w:val="20"/>
              </w:rPr>
              <w:t>Mitigar</w:t>
            </w:r>
          </w:p>
        </w:tc>
      </w:tr>
      <w:tr w:rsidR="00435156" w:rsidRPr="00FA7E10" w14:paraId="336DAE07" w14:textId="77777777" w:rsidTr="009B6D87">
        <w:trPr>
          <w:trHeight w:val="855"/>
          <w:jc w:val="center"/>
        </w:trPr>
        <w:tc>
          <w:tcPr>
            <w:tcW w:w="1211" w:type="dxa"/>
            <w:shd w:val="clear" w:color="auto" w:fill="D9D9D9" w:themeFill="background1" w:themeFillShade="D9"/>
            <w:vAlign w:val="center"/>
          </w:tcPr>
          <w:p w14:paraId="263526AF" w14:textId="15DF5769" w:rsidR="00435156" w:rsidRDefault="00435156" w:rsidP="009B6D87">
            <w:pPr>
              <w:spacing w:before="100"/>
              <w:rPr>
                <w:rFonts w:cs="Arial"/>
                <w:bCs/>
                <w:color w:val="000000"/>
                <w:sz w:val="22"/>
                <w:szCs w:val="20"/>
              </w:rPr>
            </w:pPr>
            <w:r>
              <w:rPr>
                <w:rFonts w:cs="Arial"/>
                <w:bCs/>
                <w:color w:val="000000"/>
                <w:sz w:val="22"/>
                <w:szCs w:val="20"/>
              </w:rPr>
              <w:t>R04</w:t>
            </w:r>
          </w:p>
        </w:tc>
        <w:tc>
          <w:tcPr>
            <w:tcW w:w="1469" w:type="dxa"/>
            <w:shd w:val="clear" w:color="auto" w:fill="D9D9D9" w:themeFill="background1" w:themeFillShade="D9"/>
            <w:vAlign w:val="center"/>
          </w:tcPr>
          <w:p w14:paraId="6019D041" w14:textId="452E5C54" w:rsidR="00435156" w:rsidRDefault="00435156" w:rsidP="009B6D87">
            <w:pPr>
              <w:spacing w:before="100"/>
              <w:rPr>
                <w:rFonts w:cs="Arial"/>
                <w:bCs/>
                <w:color w:val="000000"/>
                <w:sz w:val="22"/>
                <w:szCs w:val="20"/>
              </w:rPr>
            </w:pPr>
            <w:r>
              <w:rPr>
                <w:rFonts w:cs="Arial"/>
                <w:bCs/>
                <w:color w:val="000000"/>
                <w:sz w:val="22"/>
                <w:szCs w:val="20"/>
              </w:rPr>
              <w:t>Requisitos implementado com inconsistência</w:t>
            </w:r>
          </w:p>
        </w:tc>
        <w:tc>
          <w:tcPr>
            <w:tcW w:w="1512" w:type="dxa"/>
            <w:shd w:val="clear" w:color="auto" w:fill="D9D9D9" w:themeFill="background1" w:themeFillShade="D9"/>
            <w:vAlign w:val="center"/>
          </w:tcPr>
          <w:p w14:paraId="59572ECB" w14:textId="7095C4FD" w:rsidR="00435156" w:rsidRDefault="00435156"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00AB1225" w14:textId="773BC629" w:rsidR="00435156" w:rsidRDefault="00435156" w:rsidP="009B6D87">
            <w:pPr>
              <w:spacing w:before="100"/>
              <w:rPr>
                <w:rFonts w:cs="Arial"/>
                <w:bCs/>
                <w:color w:val="000000"/>
                <w:sz w:val="22"/>
                <w:szCs w:val="20"/>
              </w:rPr>
            </w:pPr>
            <w:r>
              <w:rPr>
                <w:rFonts w:cs="Arial"/>
                <w:bCs/>
                <w:color w:val="000000"/>
                <w:sz w:val="22"/>
                <w:szCs w:val="20"/>
              </w:rPr>
              <w:t>Baixa</w:t>
            </w:r>
          </w:p>
        </w:tc>
        <w:tc>
          <w:tcPr>
            <w:tcW w:w="1492" w:type="dxa"/>
            <w:shd w:val="clear" w:color="auto" w:fill="D9D9D9" w:themeFill="background1" w:themeFillShade="D9"/>
            <w:vAlign w:val="center"/>
          </w:tcPr>
          <w:p w14:paraId="3DE3B43D" w14:textId="70C48B18" w:rsidR="00435156" w:rsidRDefault="00435156" w:rsidP="009B6D87">
            <w:pPr>
              <w:spacing w:before="100"/>
              <w:rPr>
                <w:rFonts w:cs="Arial"/>
                <w:bCs/>
                <w:color w:val="000000"/>
                <w:sz w:val="22"/>
                <w:szCs w:val="20"/>
              </w:rPr>
            </w:pPr>
            <w:r>
              <w:rPr>
                <w:rFonts w:cs="Arial"/>
                <w:bCs/>
                <w:color w:val="000000"/>
                <w:sz w:val="22"/>
                <w:szCs w:val="20"/>
              </w:rPr>
              <w:t>Má funcionabilidade do software</w:t>
            </w:r>
          </w:p>
        </w:tc>
        <w:tc>
          <w:tcPr>
            <w:tcW w:w="1522" w:type="dxa"/>
            <w:shd w:val="clear" w:color="auto" w:fill="D9D9D9" w:themeFill="background1" w:themeFillShade="D9"/>
            <w:vAlign w:val="center"/>
          </w:tcPr>
          <w:p w14:paraId="638654BC" w14:textId="54C7395A" w:rsidR="00435156" w:rsidRDefault="00435156" w:rsidP="009B6D87">
            <w:pPr>
              <w:spacing w:before="100"/>
              <w:rPr>
                <w:rFonts w:cs="Arial"/>
                <w:bCs/>
                <w:color w:val="000000"/>
                <w:sz w:val="22"/>
                <w:szCs w:val="20"/>
              </w:rPr>
            </w:pPr>
            <w:r>
              <w:rPr>
                <w:rFonts w:cs="Arial"/>
                <w:bCs/>
                <w:color w:val="000000"/>
                <w:sz w:val="22"/>
                <w:szCs w:val="20"/>
              </w:rPr>
              <w:t>Eliminar</w:t>
            </w:r>
          </w:p>
        </w:tc>
      </w:tr>
    </w:tbl>
    <w:p w14:paraId="4C351AA3" w14:textId="6FFF492B" w:rsidR="00F863BE" w:rsidRDefault="00F863BE" w:rsidP="00F863BE">
      <w:pPr>
        <w:spacing w:before="100"/>
        <w:jc w:val="both"/>
        <w:rPr>
          <w:rFonts w:cs="Arial"/>
          <w:bCs/>
          <w:color w:val="000000"/>
        </w:rPr>
      </w:pPr>
    </w:p>
    <w:p w14:paraId="2FA6D748" w14:textId="443C001D" w:rsidR="00BA3C5E" w:rsidRDefault="00BA3C5E" w:rsidP="00F863BE">
      <w:pPr>
        <w:spacing w:before="100"/>
        <w:jc w:val="both"/>
        <w:rPr>
          <w:rFonts w:cs="Arial"/>
          <w:bCs/>
          <w:color w:val="000000"/>
        </w:rPr>
      </w:pPr>
      <w:r>
        <w:rPr>
          <w:rFonts w:cs="Arial"/>
          <w:bCs/>
          <w:color w:val="000000"/>
        </w:rPr>
        <w:tab/>
        <w:t>Para o mitigar R01 serão pesquisados métodos que ajudem a aumentar a eficácia da execução do projeto.</w:t>
      </w:r>
    </w:p>
    <w:p w14:paraId="7ACBFA5E" w14:textId="5307F873" w:rsidR="00BA3C5E" w:rsidRDefault="00BA3C5E" w:rsidP="00F863BE">
      <w:pPr>
        <w:spacing w:before="100"/>
        <w:jc w:val="both"/>
        <w:rPr>
          <w:rFonts w:cs="Arial"/>
          <w:bCs/>
          <w:color w:val="000000"/>
        </w:rPr>
      </w:pPr>
      <w:r>
        <w:rPr>
          <w:rFonts w:cs="Arial"/>
          <w:bCs/>
          <w:color w:val="000000"/>
        </w:rPr>
        <w:tab/>
        <w:t>Para mitigar o R02 aumentar o contato com analistas profissionais na empresa para a orientação de adequação das regras de negócio a serem implementadas.</w:t>
      </w:r>
    </w:p>
    <w:p w14:paraId="73D33DF3" w14:textId="7825A4CD" w:rsidR="00BA3C5E" w:rsidRDefault="00BA3C5E" w:rsidP="00F863BE">
      <w:pPr>
        <w:spacing w:before="100"/>
        <w:jc w:val="both"/>
        <w:rPr>
          <w:rFonts w:cs="Arial"/>
          <w:bCs/>
          <w:color w:val="000000"/>
        </w:rPr>
      </w:pPr>
      <w:r>
        <w:rPr>
          <w:rFonts w:cs="Arial"/>
          <w:bCs/>
          <w:color w:val="000000"/>
        </w:rPr>
        <w:tab/>
        <w:t>Para o R03 será aumentado o acompanhamento do andamento do projeto pelo cliente com seu feedback.</w:t>
      </w:r>
    </w:p>
    <w:p w14:paraId="573051B2" w14:textId="482CFB96" w:rsidR="00BA3C5E" w:rsidRDefault="00BA3C5E" w:rsidP="00F863BE">
      <w:pPr>
        <w:spacing w:before="100"/>
        <w:jc w:val="both"/>
        <w:rPr>
          <w:rFonts w:cs="Arial"/>
          <w:bCs/>
          <w:color w:val="000000"/>
        </w:rPr>
      </w:pPr>
      <w:r>
        <w:rPr>
          <w:rFonts w:cs="Arial"/>
          <w:bCs/>
          <w:color w:val="000000"/>
        </w:rPr>
        <w:lastRenderedPageBreak/>
        <w:tab/>
        <w:t xml:space="preserve">Para eliminar  o R04 serão criados cenários de testes para os mais diversos problemas, e testes por ambos os </w:t>
      </w:r>
      <w:r w:rsidR="00D768A3">
        <w:rPr>
          <w:rFonts w:cs="Arial"/>
          <w:bCs/>
          <w:color w:val="000000"/>
        </w:rPr>
        <w:t>desenvolvedores para que se evite de fazer testes “viciados”.</w:t>
      </w:r>
    </w:p>
    <w:p w14:paraId="4C351AA4" w14:textId="77777777" w:rsidR="00F863BE" w:rsidRPr="00F863BE" w:rsidRDefault="00F863BE" w:rsidP="00F863BE">
      <w:pPr>
        <w:pStyle w:val="Ttulo4"/>
      </w:pPr>
      <w:bookmarkStart w:id="401" w:name="_Toc39592467"/>
      <w:r w:rsidRPr="00F863BE">
        <w:t>Protótipo</w:t>
      </w:r>
      <w:bookmarkEnd w:id="401"/>
    </w:p>
    <w:p w14:paraId="1CFCB3ED" w14:textId="77777777" w:rsidR="00531563" w:rsidRDefault="00F863BE" w:rsidP="00531563">
      <w:pPr>
        <w:pStyle w:val="Corpodetexto"/>
        <w:rPr>
          <w:b/>
          <w:sz w:val="20"/>
        </w:rPr>
      </w:pPr>
      <w:r>
        <w:rPr>
          <w:rFonts w:cs="Arial"/>
          <w:bCs/>
          <w:color w:val="000000"/>
        </w:rPr>
        <w:tab/>
      </w:r>
    </w:p>
    <w:p w14:paraId="258F3C2D" w14:textId="77777777" w:rsidR="00531563" w:rsidRDefault="00531563" w:rsidP="00531563">
      <w:pPr>
        <w:pStyle w:val="Corpodetexto"/>
        <w:rPr>
          <w:b/>
          <w:sz w:val="20"/>
        </w:rPr>
      </w:pP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3"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2680F263" w14:textId="77777777" w:rsidR="00531563" w:rsidRDefault="00531563" w:rsidP="00531563">
      <w:pPr>
        <w:pStyle w:val="Corpodetexto"/>
        <w:rPr>
          <w:b/>
          <w:sz w:val="20"/>
        </w:rPr>
      </w:pPr>
    </w:p>
    <w:p w14:paraId="3BDF8C2B" w14:textId="77777777" w:rsidR="00531563" w:rsidRDefault="00531563" w:rsidP="00531563">
      <w:pPr>
        <w:pStyle w:val="Corpodetexto"/>
        <w:rPr>
          <w:b/>
          <w:sz w:val="20"/>
        </w:rPr>
      </w:pPr>
    </w:p>
    <w:p w14:paraId="0A111D0C"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77777777" w:rsidR="00531563" w:rsidRPr="0075794C" w:rsidRDefault="00531563" w:rsidP="00531563">
      <w:pPr>
        <w:spacing w:before="100" w:line="252" w:lineRule="auto"/>
        <w:ind w:left="3165" w:right="3165"/>
        <w:rPr>
          <w:b/>
          <w:sz w:val="19"/>
        </w:rPr>
      </w:pPr>
      <w:r w:rsidRPr="0075794C">
        <w:rPr>
          <w:b/>
          <w:w w:val="105"/>
          <w:sz w:val="19"/>
        </w:rPr>
        <w:t>Figura 3 - Interface de Login Fonte: Autoria própria.</w:t>
      </w:r>
    </w:p>
    <w:p w14:paraId="3329A4B9"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2" w:author="Ricardo Massao Kagami Zanotto" w:date="2020-09-25T17:23:00Z">
            <w:sectPr w:rsidR="00531563" w:rsidRPr="0075794C" w:rsidSect="00BE3543">
              <w:pgMar w:top="960" w:right="840" w:bottom="280" w:left="1540" w:header="697" w:footer="0" w:gutter="0"/>
            </w:sectPr>
          </w:sectPrChange>
        </w:sectPr>
      </w:pPr>
    </w:p>
    <w:p w14:paraId="5FA10FBE" w14:textId="77777777" w:rsidR="00531563" w:rsidRPr="0075794C" w:rsidRDefault="00531563" w:rsidP="00531563">
      <w:pPr>
        <w:pStyle w:val="Corpodetexto"/>
        <w:rPr>
          <w:b/>
          <w:sz w:val="20"/>
        </w:rPr>
      </w:pPr>
    </w:p>
    <w:p w14:paraId="40E5D140" w14:textId="77777777" w:rsidR="00531563" w:rsidRPr="0075794C" w:rsidRDefault="00531563" w:rsidP="00531563">
      <w:pPr>
        <w:pStyle w:val="Corpodetexto"/>
        <w:rPr>
          <w:b/>
          <w:sz w:val="20"/>
        </w:rPr>
      </w:pP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77777777" w:rsidR="00531563" w:rsidRDefault="00531563" w:rsidP="00531563">
      <w:pPr>
        <w:pStyle w:val="Corpodetexto"/>
        <w:ind w:left="106"/>
        <w:rPr>
          <w:sz w:val="20"/>
        </w:rPr>
      </w:pPr>
      <w:r>
        <w:rPr>
          <w:noProof/>
          <w:sz w:val="20"/>
        </w:rPr>
        <w:drawing>
          <wp:inline distT="0" distB="0" distL="0" distR="0" wp14:anchorId="5BE775B8" wp14:editId="599BE7FD">
            <wp:extent cx="5895878" cy="4374261"/>
            <wp:effectExtent l="0" t="0" r="0" b="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4" cstate="print"/>
                    <a:stretch>
                      <a:fillRect/>
                    </a:stretch>
                  </pic:blipFill>
                  <pic:spPr>
                    <a:xfrm>
                      <a:off x="0" y="0"/>
                      <a:ext cx="5895878" cy="4374261"/>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77777777" w:rsidR="00531563" w:rsidRPr="0075794C" w:rsidRDefault="00531563" w:rsidP="00531563">
      <w:pPr>
        <w:spacing w:line="252" w:lineRule="auto"/>
        <w:ind w:left="3682" w:right="2669" w:hanging="951"/>
        <w:rPr>
          <w:b/>
          <w:sz w:val="19"/>
        </w:rPr>
      </w:pPr>
      <w:r w:rsidRPr="0075794C">
        <w:rPr>
          <w:b/>
          <w:w w:val="105"/>
          <w:sz w:val="19"/>
        </w:rPr>
        <w:t xml:space="preserve">Figura 4 - Interface de Cadastro de </w:t>
      </w:r>
      <w:proofErr w:type="spellStart"/>
      <w:r w:rsidRPr="0075794C">
        <w:rPr>
          <w:b/>
          <w:w w:val="105"/>
          <w:sz w:val="19"/>
        </w:rPr>
        <w:t>Usuario</w:t>
      </w:r>
      <w:proofErr w:type="spellEnd"/>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3" w:author="Ricardo Massao Kagami Zanotto" w:date="2020-09-25T17:23:00Z">
            <w:sectPr w:rsidR="00531563" w:rsidRPr="0075794C" w:rsidSect="00BE3543">
              <w:pgMar w:top="960" w:right="840" w:bottom="280" w:left="1540" w:header="697" w:footer="0" w:gutter="0"/>
            </w:sectPr>
          </w:sectPrChange>
        </w:sectPr>
      </w:pPr>
    </w:p>
    <w:p w14:paraId="5187DF94" w14:textId="77777777" w:rsidR="00531563" w:rsidRPr="0075794C" w:rsidRDefault="00531563" w:rsidP="00531563">
      <w:pPr>
        <w:pStyle w:val="Corpodetexto"/>
        <w:rPr>
          <w:b/>
          <w:sz w:val="20"/>
        </w:rPr>
      </w:pPr>
    </w:p>
    <w:p w14:paraId="6499044F" w14:textId="77777777" w:rsidR="00531563" w:rsidRPr="0075794C" w:rsidRDefault="00531563" w:rsidP="00531563">
      <w:pPr>
        <w:pStyle w:val="Corpodetexto"/>
        <w:rPr>
          <w:b/>
          <w:sz w:val="20"/>
        </w:rPr>
      </w:pPr>
    </w:p>
    <w:p w14:paraId="5D4738D8" w14:textId="77777777" w:rsidR="00531563" w:rsidRPr="0075794C" w:rsidRDefault="00531563" w:rsidP="00531563">
      <w:pPr>
        <w:pStyle w:val="Corpodetexto"/>
        <w:rPr>
          <w:b/>
          <w:sz w:val="20"/>
        </w:rPr>
      </w:pP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5"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77777777" w:rsidR="00531563" w:rsidRPr="0075794C" w:rsidRDefault="00531563" w:rsidP="00531563">
      <w:pPr>
        <w:spacing w:before="100" w:line="252" w:lineRule="auto"/>
        <w:ind w:left="3165" w:right="3168"/>
        <w:rPr>
          <w:b/>
          <w:sz w:val="19"/>
        </w:rPr>
      </w:pPr>
      <w:r w:rsidRPr="0075794C">
        <w:rPr>
          <w:b/>
          <w:w w:val="105"/>
          <w:sz w:val="19"/>
        </w:rPr>
        <w:t xml:space="preserve">Figura 5 - Interface de </w:t>
      </w:r>
      <w:proofErr w:type="spellStart"/>
      <w:r w:rsidRPr="0075794C">
        <w:rPr>
          <w:b/>
          <w:w w:val="105"/>
          <w:sz w:val="19"/>
        </w:rPr>
        <w:t>Inicio</w:t>
      </w:r>
      <w:proofErr w:type="spellEnd"/>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4" w:author="Ricardo Massao Kagami Zanotto" w:date="2020-09-25T17:23:00Z">
            <w:sectPr w:rsidR="00531563" w:rsidRPr="0075794C" w:rsidSect="00BE3543">
              <w:pgMar w:top="960" w:right="840" w:bottom="280" w:left="1540" w:header="697" w:footer="0" w:gutter="0"/>
            </w:sectPr>
          </w:sectPrChange>
        </w:sectPr>
      </w:pPr>
    </w:p>
    <w:p w14:paraId="7DCB7E19" w14:textId="77777777" w:rsidR="00531563" w:rsidRPr="0075794C" w:rsidRDefault="00531563" w:rsidP="00531563">
      <w:pPr>
        <w:pStyle w:val="Corpodetexto"/>
        <w:rPr>
          <w:b/>
          <w:sz w:val="20"/>
        </w:rPr>
      </w:pPr>
    </w:p>
    <w:p w14:paraId="02B18E48" w14:textId="77777777" w:rsidR="00531563" w:rsidRPr="0075794C" w:rsidRDefault="00531563" w:rsidP="00531563">
      <w:pPr>
        <w:pStyle w:val="Corpodetexto"/>
        <w:rPr>
          <w:b/>
          <w:sz w:val="20"/>
        </w:rPr>
      </w:pP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6"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77777777" w:rsidR="00531563" w:rsidRPr="0075794C" w:rsidRDefault="00531563" w:rsidP="00531563">
      <w:pPr>
        <w:spacing w:before="100" w:line="252" w:lineRule="auto"/>
        <w:ind w:left="3165" w:right="3170"/>
        <w:rPr>
          <w:b/>
          <w:sz w:val="19"/>
        </w:rPr>
      </w:pPr>
      <w:r w:rsidRPr="0075794C">
        <w:rPr>
          <w:b/>
          <w:w w:val="105"/>
          <w:sz w:val="19"/>
        </w:rPr>
        <w:t xml:space="preserve">Figura 6 - Interface </w:t>
      </w:r>
      <w:proofErr w:type="spellStart"/>
      <w:r w:rsidRPr="0075794C">
        <w:rPr>
          <w:b/>
          <w:w w:val="105"/>
          <w:sz w:val="19"/>
        </w:rPr>
        <w:t>Usuarios</w:t>
      </w:r>
      <w:proofErr w:type="spellEnd"/>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5" w:author="Ricardo Massao Kagami Zanotto" w:date="2020-09-25T17:23:00Z">
            <w:sectPr w:rsidR="00531563" w:rsidRPr="0075794C" w:rsidSect="00BE3543">
              <w:pgMar w:top="960" w:right="840" w:bottom="280" w:left="1540" w:header="697" w:footer="0" w:gutter="0"/>
            </w:sectPr>
          </w:sectPrChange>
        </w:sectPr>
      </w:pPr>
    </w:p>
    <w:p w14:paraId="08523046" w14:textId="77777777" w:rsidR="00531563" w:rsidRPr="0075794C" w:rsidRDefault="00531563" w:rsidP="00531563">
      <w:pPr>
        <w:pStyle w:val="Corpodetexto"/>
        <w:rPr>
          <w:b/>
          <w:sz w:val="20"/>
        </w:rPr>
      </w:pPr>
    </w:p>
    <w:p w14:paraId="5412901F" w14:textId="77777777" w:rsidR="00531563" w:rsidRPr="0075794C" w:rsidRDefault="00531563" w:rsidP="00531563">
      <w:pPr>
        <w:pStyle w:val="Corpodetexto"/>
        <w:rPr>
          <w:b/>
          <w:sz w:val="20"/>
        </w:rPr>
      </w:pPr>
    </w:p>
    <w:p w14:paraId="672FD2EC" w14:textId="77777777" w:rsidR="00531563" w:rsidRPr="0075794C" w:rsidRDefault="00531563" w:rsidP="00531563">
      <w:pPr>
        <w:pStyle w:val="Corpodetexto"/>
        <w:rPr>
          <w:b/>
          <w:sz w:val="20"/>
        </w:rPr>
      </w:pP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7"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77777777" w:rsidR="00531563" w:rsidRPr="0075794C" w:rsidRDefault="00531563" w:rsidP="00531563">
      <w:pPr>
        <w:spacing w:before="100" w:line="252" w:lineRule="auto"/>
        <w:ind w:left="3165" w:right="3170"/>
        <w:rPr>
          <w:b/>
          <w:sz w:val="19"/>
        </w:rPr>
      </w:pPr>
      <w:r w:rsidRPr="0075794C">
        <w:rPr>
          <w:b/>
          <w:w w:val="105"/>
          <w:sz w:val="19"/>
        </w:rPr>
        <w:t>Figura 7 - Interface Sindico Caixa Fonte: Autoria própria.</w:t>
      </w:r>
    </w:p>
    <w:p w14:paraId="3CE4A39E"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6" w:author="Ricardo Massao Kagami Zanotto" w:date="2020-09-25T17:23:00Z">
            <w:sectPr w:rsidR="00531563" w:rsidRPr="0075794C" w:rsidSect="00BE3543">
              <w:pgMar w:top="960" w:right="840" w:bottom="280" w:left="1540" w:header="697" w:footer="0" w:gutter="0"/>
            </w:sectPr>
          </w:sectPrChange>
        </w:sectPr>
      </w:pPr>
    </w:p>
    <w:p w14:paraId="2A65BB8B" w14:textId="77777777" w:rsidR="00531563" w:rsidRPr="0075794C" w:rsidRDefault="00531563" w:rsidP="00531563">
      <w:pPr>
        <w:pStyle w:val="Corpodetexto"/>
        <w:rPr>
          <w:b/>
          <w:sz w:val="20"/>
        </w:rPr>
      </w:pPr>
    </w:p>
    <w:p w14:paraId="1BD8807E" w14:textId="77777777" w:rsidR="00531563" w:rsidRPr="0075794C" w:rsidRDefault="00531563" w:rsidP="00531563">
      <w:pPr>
        <w:pStyle w:val="Corpodetexto"/>
        <w:rPr>
          <w:b/>
          <w:sz w:val="20"/>
        </w:rPr>
      </w:pPr>
    </w:p>
    <w:p w14:paraId="5BC60FB4" w14:textId="77777777"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8"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77777777" w:rsidR="00531563" w:rsidRPr="0075794C" w:rsidRDefault="00531563" w:rsidP="00531563">
      <w:pPr>
        <w:spacing w:before="100" w:line="252" w:lineRule="auto"/>
        <w:ind w:left="3682" w:right="2892" w:hanging="720"/>
        <w:rPr>
          <w:b/>
          <w:sz w:val="19"/>
        </w:rPr>
      </w:pPr>
      <w:r w:rsidRPr="0075794C">
        <w:rPr>
          <w:b/>
          <w:w w:val="105"/>
          <w:sz w:val="19"/>
        </w:rPr>
        <w:t>Figura 8 - Interface Sindico Atividades Fonte: Autoria própria.</w:t>
      </w:r>
    </w:p>
    <w:p w14:paraId="1D7D193D"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7" w:author="Ricardo Massao Kagami Zanotto" w:date="2020-09-25T17:23:00Z">
            <w:sectPr w:rsidR="00531563" w:rsidRPr="0075794C" w:rsidSect="00BE3543">
              <w:pgMar w:top="960" w:right="840" w:bottom="280" w:left="1540" w:header="697" w:footer="0" w:gutter="0"/>
            </w:sectPr>
          </w:sectPrChange>
        </w:sectPr>
      </w:pPr>
    </w:p>
    <w:p w14:paraId="633E04D6" w14:textId="77777777" w:rsidR="00531563" w:rsidRPr="0075794C" w:rsidRDefault="00531563" w:rsidP="00531563">
      <w:pPr>
        <w:pStyle w:val="Corpodetexto"/>
        <w:rPr>
          <w:b/>
          <w:sz w:val="20"/>
        </w:rPr>
      </w:pP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9"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77777777" w:rsidR="00531563" w:rsidRPr="0075794C" w:rsidRDefault="00531563" w:rsidP="00531563">
      <w:pPr>
        <w:spacing w:before="100" w:line="252" w:lineRule="auto"/>
        <w:ind w:left="3682" w:right="2840" w:hanging="768"/>
        <w:rPr>
          <w:b/>
          <w:sz w:val="19"/>
        </w:rPr>
      </w:pPr>
      <w:r w:rsidRPr="0075794C">
        <w:rPr>
          <w:b/>
          <w:w w:val="105"/>
          <w:sz w:val="19"/>
        </w:rPr>
        <w:t>Figura 9 - Interface Sindico Assembleia Fonte: Autoria própria.</w:t>
      </w:r>
    </w:p>
    <w:p w14:paraId="23B15490"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8" w:author="Ricardo Massao Kagami Zanotto" w:date="2020-09-25T17:23:00Z">
            <w:sectPr w:rsidR="00531563" w:rsidRPr="0075794C" w:rsidSect="00BE3543">
              <w:pgMar w:top="960" w:right="840" w:bottom="280" w:left="1540" w:header="697" w:footer="0" w:gutter="0"/>
            </w:sectPr>
          </w:sectPrChange>
        </w:sectPr>
      </w:pPr>
    </w:p>
    <w:p w14:paraId="6505E57D" w14:textId="77777777" w:rsidR="00531563" w:rsidRPr="0075794C" w:rsidRDefault="00531563" w:rsidP="00531563">
      <w:pPr>
        <w:pStyle w:val="Corpodetexto"/>
        <w:rPr>
          <w:b/>
          <w:sz w:val="20"/>
        </w:rPr>
      </w:pPr>
    </w:p>
    <w:p w14:paraId="2E41C9B3" w14:textId="77777777" w:rsidR="00531563" w:rsidRPr="0075794C" w:rsidRDefault="00531563" w:rsidP="00531563">
      <w:pPr>
        <w:pStyle w:val="Corpodetexto"/>
        <w:rPr>
          <w:b/>
          <w:sz w:val="20"/>
        </w:rPr>
      </w:pP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0"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7777777" w:rsidR="00531563" w:rsidRPr="0075794C" w:rsidRDefault="00531563" w:rsidP="00531563">
      <w:pPr>
        <w:spacing w:before="100" w:line="252" w:lineRule="auto"/>
        <w:ind w:left="3682" w:right="2537" w:hanging="1052"/>
        <w:rPr>
          <w:b/>
          <w:sz w:val="19"/>
        </w:rPr>
      </w:pPr>
      <w:r w:rsidRPr="0075794C">
        <w:rPr>
          <w:b/>
          <w:w w:val="105"/>
          <w:sz w:val="19"/>
        </w:rPr>
        <w:t>Figura 10 - Interface Sindico Vagas Visitantes Fonte: Autoria própria.</w:t>
      </w:r>
    </w:p>
    <w:p w14:paraId="11A29D40"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9" w:author="Ricardo Massao Kagami Zanotto" w:date="2020-09-25T17:23:00Z">
            <w:sectPr w:rsidR="00531563" w:rsidRPr="0075794C" w:rsidSect="00BE3543">
              <w:pgMar w:top="960" w:right="840" w:bottom="280" w:left="1540" w:header="697" w:footer="0" w:gutter="0"/>
            </w:sectPr>
          </w:sectPrChange>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77777777" w:rsidR="00531563" w:rsidRPr="0075794C" w:rsidRDefault="00531563" w:rsidP="00531563">
      <w:pPr>
        <w:pStyle w:val="Corpodetexto"/>
        <w:rPr>
          <w:b/>
          <w:sz w:val="20"/>
        </w:rPr>
      </w:pP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1"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77777777" w:rsidR="00531563" w:rsidRPr="0075794C" w:rsidRDefault="00531563" w:rsidP="00531563">
      <w:pPr>
        <w:spacing w:before="100" w:line="252" w:lineRule="auto"/>
        <w:ind w:left="3682" w:right="2756" w:hanging="850"/>
        <w:rPr>
          <w:b/>
          <w:sz w:val="19"/>
        </w:rPr>
      </w:pPr>
      <w:r w:rsidRPr="0075794C">
        <w:rPr>
          <w:b/>
          <w:w w:val="105"/>
          <w:sz w:val="19"/>
        </w:rPr>
        <w:t>Figura 11 - Interface Sindico Ocorrências Fonte: Autoria própria.</w:t>
      </w:r>
    </w:p>
    <w:p w14:paraId="4C351AA5" w14:textId="4C6BE513" w:rsidR="00F863BE" w:rsidRDefault="00F863BE" w:rsidP="00F863BE">
      <w:pPr>
        <w:jc w:val="both"/>
        <w:rPr>
          <w:rFonts w:cs="Arial"/>
        </w:rPr>
      </w:pPr>
    </w:p>
    <w:p w14:paraId="4C351AA6" w14:textId="77777777" w:rsidR="00F863BE" w:rsidRPr="00F863BE" w:rsidRDefault="00F863BE" w:rsidP="00F863BE">
      <w:pPr>
        <w:pStyle w:val="Texto"/>
      </w:pPr>
    </w:p>
    <w:p w14:paraId="4C351AA7" w14:textId="77777777" w:rsidR="000670B0" w:rsidRDefault="00CE01ED" w:rsidP="00F87084">
      <w:pPr>
        <w:pStyle w:val="Ttulo2"/>
      </w:pPr>
      <w:bookmarkStart w:id="410" w:name="_Toc39592468"/>
      <w:r>
        <w:t>TÍTULO</w:t>
      </w:r>
      <w:r w:rsidR="00C358FB">
        <w:t xml:space="preserve"> da seção secundária</w:t>
      </w:r>
      <w:bookmarkEnd w:id="410"/>
    </w:p>
    <w:p w14:paraId="4C351AA8" w14:textId="77777777" w:rsidR="000670B0" w:rsidRPr="00B27E70" w:rsidRDefault="000670B0" w:rsidP="000670B0">
      <w:pPr>
        <w:ind w:firstLine="709"/>
        <w:jc w:val="both"/>
        <w:rPr>
          <w:rFonts w:cs="Arial"/>
        </w:rPr>
      </w:pPr>
      <w:r w:rsidRPr="00B27E70">
        <w:rPr>
          <w:rFonts w:cs="Arial"/>
        </w:rPr>
        <w:t xml:space="preserve">Para </w:t>
      </w:r>
      <w:r>
        <w:rPr>
          <w:rFonts w:cs="Arial"/>
        </w:rPr>
        <w:t>Fulano</w:t>
      </w:r>
      <w:r w:rsidRPr="00B27E70">
        <w:rPr>
          <w:rFonts w:cs="Arial"/>
        </w:rPr>
        <w:t xml:space="preserve"> (</w:t>
      </w:r>
      <w:r>
        <w:rPr>
          <w:rFonts w:cs="Arial"/>
        </w:rPr>
        <w:t>Ano</w:t>
      </w:r>
      <w:r w:rsidRPr="00B27E70">
        <w:rPr>
          <w:rFonts w:cs="Arial"/>
        </w:rPr>
        <w:t>, p.</w:t>
      </w:r>
      <w:r w:rsidR="003E4FA0">
        <w:rPr>
          <w:rFonts w:cs="Arial"/>
        </w:rPr>
        <w:t xml:space="preserve"> </w:t>
      </w:r>
      <w:r>
        <w:rPr>
          <w:rFonts w:cs="Arial"/>
        </w:rPr>
        <w:t>x</w:t>
      </w:r>
      <w:r w:rsidRPr="00B27E70">
        <w:rPr>
          <w:rFonts w:cs="Arial"/>
        </w:rPr>
        <w:t>), “</w:t>
      </w:r>
      <w:r>
        <w:rPr>
          <w:rFonts w:cs="Arial"/>
        </w:rPr>
        <w:t xml:space="preserve">citação direta, aquela até três linhas, deve aparecer desta forma no texto. Texto </w:t>
      </w:r>
      <w:proofErr w:type="spellStart"/>
      <w:proofErr w:type="gramStart"/>
      <w:r>
        <w:rPr>
          <w:rFonts w:cs="Arial"/>
        </w:rPr>
        <w:t>texto</w:t>
      </w:r>
      <w:proofErr w:type="spellEnd"/>
      <w:proofErr w:type="gramEnd"/>
      <w:r>
        <w:rPr>
          <w:rFonts w:cs="Arial"/>
        </w:rPr>
        <w:t xml:space="preserve"> </w:t>
      </w:r>
      <w:proofErr w:type="spellStart"/>
      <w:r>
        <w:rPr>
          <w:rFonts w:cs="Arial"/>
        </w:rPr>
        <w:t>texto</w:t>
      </w:r>
      <w:proofErr w:type="spellEnd"/>
      <w:r>
        <w:rPr>
          <w:rFonts w:cs="Arial"/>
        </w:rPr>
        <w:t>.”</w:t>
      </w:r>
    </w:p>
    <w:p w14:paraId="4C351AA9" w14:textId="77777777" w:rsidR="000670B0" w:rsidRDefault="000670B0" w:rsidP="000670B0">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AA" w14:textId="77777777" w:rsidR="008561E8" w:rsidRDefault="00CE01ED" w:rsidP="00F87084">
      <w:pPr>
        <w:pStyle w:val="Ttulo3"/>
      </w:pPr>
      <w:bookmarkStart w:id="411" w:name="_Toc39592469"/>
      <w:r>
        <w:lastRenderedPageBreak/>
        <w:t>Título</w:t>
      </w:r>
      <w:r w:rsidR="00446249">
        <w:t xml:space="preserve"> </w:t>
      </w:r>
      <w:r w:rsidR="00C358FB">
        <w:t>da seção terciária</w:t>
      </w:r>
      <w:bookmarkEnd w:id="411"/>
    </w:p>
    <w:p w14:paraId="4C351AAB"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AC" w14:textId="77777777" w:rsidR="001A2423" w:rsidRPr="004C3A6D" w:rsidRDefault="000670B0" w:rsidP="00A01326">
      <w:pPr>
        <w:pStyle w:val="Corpodetexto"/>
        <w:spacing w:line="360" w:lineRule="auto"/>
        <w:ind w:firstLine="709"/>
        <w:jc w:val="both"/>
        <w:rPr>
          <w:rFonts w:cs="Arial"/>
        </w:rPr>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1A2423">
        <w:rPr>
          <w:rFonts w:cs="Arial"/>
        </w:rPr>
        <w:t xml:space="preserve">, conforme apresenta a </w:t>
      </w:r>
      <w:r w:rsidR="00190E4C">
        <w:rPr>
          <w:rFonts w:cs="Arial"/>
        </w:rPr>
        <w:fldChar w:fldCharType="begin"/>
      </w:r>
      <w:r w:rsidR="00190E4C">
        <w:rPr>
          <w:rFonts w:cs="Arial"/>
        </w:rPr>
        <w:instrText xml:space="preserve"> REF _Ref292982830 \h </w:instrText>
      </w:r>
      <w:r w:rsidR="00190E4C">
        <w:rPr>
          <w:rFonts w:cs="Arial"/>
        </w:rPr>
      </w:r>
      <w:r w:rsidR="00190E4C">
        <w:rPr>
          <w:rFonts w:cs="Arial"/>
        </w:rPr>
        <w:fldChar w:fldCharType="separate"/>
      </w:r>
      <w:r w:rsidR="009D5F42">
        <w:t xml:space="preserve">Figura </w:t>
      </w:r>
      <w:r w:rsidR="009D5F42">
        <w:rPr>
          <w:noProof/>
        </w:rPr>
        <w:t>1</w:t>
      </w:r>
      <w:r w:rsidR="00190E4C">
        <w:rPr>
          <w:rFonts w:cs="Arial"/>
        </w:rPr>
        <w:fldChar w:fldCharType="end"/>
      </w:r>
      <w:r w:rsidR="001A2423">
        <w:rPr>
          <w:rFonts w:cs="Arial"/>
        </w:rPr>
        <w:t>.</w:t>
      </w:r>
    </w:p>
    <w:p w14:paraId="4C351AAD" w14:textId="77777777" w:rsidR="00F87084" w:rsidRDefault="00F87084" w:rsidP="00F87084">
      <w:pPr>
        <w:pStyle w:val="Legenda"/>
      </w:pPr>
      <w:bookmarkStart w:id="412" w:name="_Ref257810242"/>
      <w:bookmarkStart w:id="413" w:name="_Toc257813721"/>
      <w:bookmarkStart w:id="414" w:name="_Toc257813759"/>
      <w:bookmarkStart w:id="415" w:name="_Toc257814603"/>
      <w:bookmarkStart w:id="416" w:name="_Toc257814686"/>
    </w:p>
    <w:bookmarkEnd w:id="412"/>
    <w:bookmarkEnd w:id="413"/>
    <w:bookmarkEnd w:id="414"/>
    <w:bookmarkEnd w:id="415"/>
    <w:bookmarkEnd w:id="416"/>
    <w:p w14:paraId="4C351AAE" w14:textId="6416F5F5" w:rsidR="00F87084" w:rsidRDefault="0031425E" w:rsidP="0031425E">
      <w:pPr>
        <w:pStyle w:val="Legenda"/>
        <w:ind w:left="1080"/>
        <w:jc w:val="left"/>
      </w:pPr>
      <w:r>
        <w:t xml:space="preserve"> </w:t>
      </w:r>
      <w:bookmarkStart w:id="417" w:name="_Ref292982830"/>
      <w:bookmarkStart w:id="418" w:name="_Toc292982923"/>
      <w:bookmarkStart w:id="419" w:name="_Toc342050853"/>
      <w:bookmarkStart w:id="420" w:name="_Toc39864339"/>
      <w:r>
        <w:t xml:space="preserve">Figura </w:t>
      </w:r>
      <w:r>
        <w:fldChar w:fldCharType="begin"/>
      </w:r>
      <w:r>
        <w:instrText xml:space="preserve"> SEQ Figura \* ARABIC </w:instrText>
      </w:r>
      <w:r>
        <w:fldChar w:fldCharType="separate"/>
      </w:r>
      <w:r w:rsidR="00962723">
        <w:rPr>
          <w:noProof/>
        </w:rPr>
        <w:t>1</w:t>
      </w:r>
      <w:r>
        <w:fldChar w:fldCharType="end"/>
      </w:r>
      <w:bookmarkEnd w:id="417"/>
      <w:r w:rsidR="003E4FA0">
        <w:t xml:space="preserve"> – </w:t>
      </w:r>
      <w:r>
        <w:t>Título da figura</w:t>
      </w:r>
      <w:bookmarkEnd w:id="418"/>
      <w:bookmarkEnd w:id="419"/>
      <w:bookmarkEnd w:id="420"/>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1"/>
      </w:tblGrid>
      <w:tr w:rsidR="000670B0" w14:paraId="4C351AB4" w14:textId="77777777">
        <w:tc>
          <w:tcPr>
            <w:tcW w:w="6521" w:type="dxa"/>
            <w:shd w:val="clear" w:color="auto" w:fill="B6DDE8"/>
          </w:tcPr>
          <w:p w14:paraId="4C351AAF" w14:textId="77777777" w:rsidR="000670B0" w:rsidRDefault="000670B0" w:rsidP="001A2423">
            <w:pPr>
              <w:pStyle w:val="ParagrafoparaIlustraes"/>
            </w:pPr>
          </w:p>
          <w:p w14:paraId="4C351AB0" w14:textId="77777777" w:rsidR="000670B0" w:rsidRDefault="000670B0" w:rsidP="001A2423">
            <w:pPr>
              <w:pStyle w:val="ParagrafoparaIlustraes"/>
            </w:pPr>
          </w:p>
          <w:p w14:paraId="4C351AB1" w14:textId="77777777" w:rsidR="000670B0" w:rsidRDefault="000670B0" w:rsidP="001A2423">
            <w:pPr>
              <w:pStyle w:val="ParagrafoparaIlustraes"/>
            </w:pPr>
            <w:r>
              <w:t>Figura</w:t>
            </w:r>
          </w:p>
          <w:p w14:paraId="4C351AB2" w14:textId="77777777" w:rsidR="000670B0" w:rsidRDefault="000670B0" w:rsidP="001A2423">
            <w:pPr>
              <w:pStyle w:val="ParagrafoparaIlustraes"/>
            </w:pPr>
          </w:p>
          <w:p w14:paraId="4C351AB3" w14:textId="77777777" w:rsidR="000670B0" w:rsidRDefault="000670B0" w:rsidP="001A2423">
            <w:pPr>
              <w:pStyle w:val="ParagrafoparaIlustraes"/>
            </w:pPr>
          </w:p>
        </w:tc>
      </w:tr>
    </w:tbl>
    <w:p w14:paraId="4C351AB5" w14:textId="77777777" w:rsidR="001A2423" w:rsidRDefault="00F87084" w:rsidP="00F87084">
      <w:pPr>
        <w:pStyle w:val="Fonte"/>
        <w:ind w:left="1080"/>
        <w:jc w:val="both"/>
      </w:pPr>
      <w:r>
        <w:t xml:space="preserve"> </w:t>
      </w:r>
      <w:r w:rsidR="001A2423">
        <w:t xml:space="preserve">Fonte: </w:t>
      </w:r>
      <w:r w:rsidR="00190E4C">
        <w:t>o</w:t>
      </w:r>
      <w:r>
        <w:t xml:space="preserve"> autor, a</w:t>
      </w:r>
      <w:r w:rsidR="000670B0">
        <w:t>no</w:t>
      </w:r>
      <w:r w:rsidR="001A2423">
        <w:t>.</w:t>
      </w:r>
    </w:p>
    <w:p w14:paraId="4C351AB6" w14:textId="77777777" w:rsidR="000670B0" w:rsidRDefault="000670B0" w:rsidP="001A2423">
      <w:pPr>
        <w:pStyle w:val="Fonte"/>
      </w:pPr>
    </w:p>
    <w:p w14:paraId="4C351AB7"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8" w14:textId="77777777" w:rsidR="009A6DD7" w:rsidRPr="00A01326" w:rsidRDefault="000476AE" w:rsidP="00F87084">
      <w:pPr>
        <w:pStyle w:val="Ttulo3"/>
      </w:pPr>
      <w:bookmarkStart w:id="421" w:name="_Toc257728967"/>
      <w:bookmarkStart w:id="422" w:name="_Toc257729066"/>
      <w:bookmarkStart w:id="423" w:name="_Toc257729290"/>
      <w:bookmarkStart w:id="424" w:name="_Toc257729456"/>
      <w:bookmarkStart w:id="425" w:name="_Toc257729493"/>
      <w:bookmarkStart w:id="426" w:name="_Toc257729510"/>
      <w:bookmarkStart w:id="427" w:name="_Toc257814817"/>
      <w:bookmarkStart w:id="428" w:name="_Toc266865632"/>
      <w:r>
        <w:t xml:space="preserve"> </w:t>
      </w:r>
      <w:bookmarkStart w:id="429" w:name="_Toc39592470"/>
      <w:r>
        <w:t>Título</w:t>
      </w:r>
      <w:r w:rsidR="000670B0">
        <w:t xml:space="preserve"> </w:t>
      </w:r>
      <w:bookmarkEnd w:id="421"/>
      <w:bookmarkEnd w:id="422"/>
      <w:bookmarkEnd w:id="423"/>
      <w:bookmarkEnd w:id="424"/>
      <w:bookmarkEnd w:id="425"/>
      <w:bookmarkEnd w:id="426"/>
      <w:bookmarkEnd w:id="427"/>
      <w:bookmarkEnd w:id="428"/>
      <w:r w:rsidR="00C358FB">
        <w:t>da seção terciária</w:t>
      </w:r>
      <w:bookmarkEnd w:id="429"/>
    </w:p>
    <w:p w14:paraId="4C351AB9" w14:textId="77777777" w:rsidR="000670B0" w:rsidRDefault="000670B0" w:rsidP="000670B0">
      <w:pPr>
        <w:tabs>
          <w:tab w:val="left" w:pos="720"/>
          <w:tab w:val="left" w:pos="1080"/>
        </w:tabs>
        <w:ind w:firstLine="709"/>
        <w:jc w:val="both"/>
        <w:rPr>
          <w:rFonts w:cs="Arial"/>
          <w:szCs w:val="24"/>
        </w:rPr>
      </w:pPr>
      <w:bookmarkStart w:id="430" w:name="_Toc266865633"/>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A" w14:textId="77777777" w:rsidR="009A6DD7" w:rsidRDefault="000476AE" w:rsidP="002C5C30">
      <w:pPr>
        <w:pStyle w:val="Ttulo4"/>
      </w:pPr>
      <w:bookmarkStart w:id="431" w:name="_Toc39592471"/>
      <w:bookmarkEnd w:id="430"/>
      <w:r>
        <w:t>Título</w:t>
      </w:r>
      <w:r w:rsidR="00C358FB">
        <w:t xml:space="preserve"> da seção quaternária</w:t>
      </w:r>
      <w:bookmarkEnd w:id="431"/>
    </w:p>
    <w:p w14:paraId="4C351ABB"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lastRenderedPageBreak/>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C" w14:textId="77777777" w:rsidR="00A01326" w:rsidRPr="000D7739" w:rsidRDefault="000670B0" w:rsidP="000D7739">
      <w:pPr>
        <w:tabs>
          <w:tab w:val="left" w:pos="720"/>
          <w:tab w:val="left" w:pos="1080"/>
        </w:tabs>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0D7739">
        <w:t>texto</w:t>
      </w:r>
      <w:proofErr w:type="spellEnd"/>
    </w:p>
    <w:p w14:paraId="4C351ABD" w14:textId="77777777" w:rsidR="001D2FA5" w:rsidRDefault="000670B0" w:rsidP="00A01326">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65817">
        <w:t xml:space="preserve">, </w:t>
      </w:r>
      <w:r w:rsidR="00414B7F">
        <w:t xml:space="preserve">conforme mostra </w:t>
      </w:r>
      <w:r w:rsidR="00F65817">
        <w:t xml:space="preserve">a </w:t>
      </w:r>
      <w:r w:rsidR="00190E4C">
        <w:fldChar w:fldCharType="begin"/>
      </w:r>
      <w:r w:rsidR="00190E4C">
        <w:instrText xml:space="preserve"> REF _Ref292982745 \h </w:instrText>
      </w:r>
      <w:r w:rsidR="00190E4C">
        <w:fldChar w:fldCharType="separate"/>
      </w:r>
      <w:r w:rsidR="009D5F42">
        <w:t xml:space="preserve">Tabela </w:t>
      </w:r>
      <w:r w:rsidR="009D5F42">
        <w:rPr>
          <w:noProof/>
        </w:rPr>
        <w:t>1</w:t>
      </w:r>
      <w:r w:rsidR="00190E4C">
        <w:fldChar w:fldCharType="end"/>
      </w:r>
      <w:r w:rsidR="00F65817">
        <w:t xml:space="preserve">. </w:t>
      </w:r>
    </w:p>
    <w:p w14:paraId="4C351ABE" w14:textId="77777777" w:rsidR="00F87084" w:rsidRDefault="00F87084" w:rsidP="00F87084">
      <w:pPr>
        <w:pStyle w:val="Texto"/>
        <w:ind w:firstLine="0"/>
      </w:pPr>
    </w:p>
    <w:p w14:paraId="4C351ABF" w14:textId="77777777" w:rsidR="0031425E" w:rsidRDefault="0031425E" w:rsidP="003E4FA0">
      <w:pPr>
        <w:pStyle w:val="Legenda-Tabela"/>
      </w:pPr>
      <w:bookmarkStart w:id="432" w:name="_Ref292982745"/>
      <w:bookmarkStart w:id="433" w:name="_Toc342050855"/>
      <w:bookmarkStart w:id="434" w:name="_Toc342051007"/>
      <w:r>
        <w:t xml:space="preserve">Tabela </w:t>
      </w:r>
      <w:r>
        <w:fldChar w:fldCharType="begin"/>
      </w:r>
      <w:r>
        <w:instrText xml:space="preserve"> SEQ Tabela \* ARABIC </w:instrText>
      </w:r>
      <w:r>
        <w:fldChar w:fldCharType="separate"/>
      </w:r>
      <w:r w:rsidR="009D5F42">
        <w:rPr>
          <w:noProof/>
        </w:rPr>
        <w:t>1</w:t>
      </w:r>
      <w:r>
        <w:fldChar w:fldCharType="end"/>
      </w:r>
      <w:bookmarkEnd w:id="432"/>
      <w:r w:rsidR="003E4FA0">
        <w:t xml:space="preserve"> –</w:t>
      </w:r>
      <w:r>
        <w:t xml:space="preserve"> Título da tabela</w:t>
      </w:r>
      <w:bookmarkEnd w:id="433"/>
      <w:bookmarkEnd w:id="43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068"/>
        <w:gridCol w:w="1869"/>
        <w:gridCol w:w="3026"/>
      </w:tblGrid>
      <w:tr w:rsidR="00DC623E" w:rsidRPr="00DC623E" w14:paraId="4C351AC3" w14:textId="77777777">
        <w:tc>
          <w:tcPr>
            <w:tcW w:w="4140" w:type="dxa"/>
            <w:tcBorders>
              <w:top w:val="single" w:sz="12" w:space="0" w:color="auto"/>
              <w:left w:val="nil"/>
              <w:bottom w:val="single" w:sz="12" w:space="0" w:color="auto"/>
              <w:right w:val="nil"/>
            </w:tcBorders>
          </w:tcPr>
          <w:p w14:paraId="4C351AC0" w14:textId="77777777" w:rsidR="00DC623E" w:rsidRPr="00C50128" w:rsidRDefault="00DC623E" w:rsidP="00C50128">
            <w:pPr>
              <w:pStyle w:val="Texto"/>
              <w:ind w:firstLine="0"/>
              <w:jc w:val="center"/>
              <w:rPr>
                <w:b/>
                <w:sz w:val="20"/>
                <w:szCs w:val="20"/>
              </w:rPr>
            </w:pPr>
            <w:proofErr w:type="spellStart"/>
            <w:r w:rsidRPr="00C50128">
              <w:rPr>
                <w:b/>
                <w:sz w:val="20"/>
                <w:szCs w:val="20"/>
              </w:rPr>
              <w:t>D</w:t>
            </w:r>
            <w:r w:rsidR="000670B0" w:rsidRPr="00C50128">
              <w:rPr>
                <w:b/>
                <w:sz w:val="20"/>
                <w:szCs w:val="20"/>
              </w:rPr>
              <w:t>ddddddd</w:t>
            </w:r>
            <w:proofErr w:type="spellEnd"/>
          </w:p>
        </w:tc>
        <w:tc>
          <w:tcPr>
            <w:tcW w:w="1892" w:type="dxa"/>
            <w:tcBorders>
              <w:top w:val="single" w:sz="12" w:space="0" w:color="auto"/>
              <w:left w:val="nil"/>
              <w:bottom w:val="single" w:sz="12" w:space="0" w:color="auto"/>
              <w:right w:val="nil"/>
            </w:tcBorders>
          </w:tcPr>
          <w:p w14:paraId="4C351AC1" w14:textId="77777777" w:rsidR="00DC623E" w:rsidRPr="00C50128" w:rsidRDefault="00DC623E" w:rsidP="00C50128">
            <w:pPr>
              <w:pStyle w:val="Texto"/>
              <w:ind w:firstLine="0"/>
              <w:jc w:val="center"/>
              <w:rPr>
                <w:b/>
                <w:sz w:val="20"/>
                <w:szCs w:val="20"/>
              </w:rPr>
            </w:pPr>
            <w:proofErr w:type="spellStart"/>
            <w:r w:rsidRPr="00C50128">
              <w:rPr>
                <w:b/>
                <w:sz w:val="20"/>
                <w:szCs w:val="20"/>
              </w:rPr>
              <w:t>F</w:t>
            </w:r>
            <w:r w:rsidR="000670B0" w:rsidRPr="00C50128">
              <w:rPr>
                <w:b/>
                <w:sz w:val="20"/>
                <w:szCs w:val="20"/>
              </w:rPr>
              <w:t>fffffffff</w:t>
            </w:r>
            <w:proofErr w:type="spellEnd"/>
          </w:p>
        </w:tc>
        <w:tc>
          <w:tcPr>
            <w:tcW w:w="3071" w:type="dxa"/>
            <w:tcBorders>
              <w:top w:val="single" w:sz="12" w:space="0" w:color="auto"/>
              <w:left w:val="nil"/>
              <w:bottom w:val="single" w:sz="12" w:space="0" w:color="auto"/>
              <w:right w:val="nil"/>
            </w:tcBorders>
          </w:tcPr>
          <w:p w14:paraId="4C351AC2" w14:textId="77777777" w:rsidR="00DC623E" w:rsidRPr="00C50128" w:rsidRDefault="00DC623E" w:rsidP="00C50128">
            <w:pPr>
              <w:pStyle w:val="Texto"/>
              <w:ind w:firstLine="0"/>
              <w:jc w:val="center"/>
              <w:rPr>
                <w:b/>
                <w:sz w:val="20"/>
                <w:szCs w:val="20"/>
              </w:rPr>
            </w:pPr>
            <w:proofErr w:type="spellStart"/>
            <w:r w:rsidRPr="00C50128">
              <w:rPr>
                <w:b/>
                <w:sz w:val="20"/>
                <w:szCs w:val="20"/>
              </w:rPr>
              <w:t>V</w:t>
            </w:r>
            <w:r w:rsidR="000670B0" w:rsidRPr="00C50128">
              <w:rPr>
                <w:b/>
                <w:sz w:val="20"/>
                <w:szCs w:val="20"/>
              </w:rPr>
              <w:t>vvvvvvvv</w:t>
            </w:r>
            <w:proofErr w:type="spellEnd"/>
          </w:p>
        </w:tc>
      </w:tr>
      <w:tr w:rsidR="00DC623E" w:rsidRPr="00DC623E" w14:paraId="4C351AC7" w14:textId="77777777">
        <w:tc>
          <w:tcPr>
            <w:tcW w:w="4140" w:type="dxa"/>
            <w:tcBorders>
              <w:top w:val="single" w:sz="12" w:space="0" w:color="auto"/>
              <w:left w:val="nil"/>
              <w:bottom w:val="nil"/>
              <w:right w:val="nil"/>
            </w:tcBorders>
          </w:tcPr>
          <w:p w14:paraId="4C351AC4"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single" w:sz="12" w:space="0" w:color="auto"/>
              <w:left w:val="nil"/>
              <w:bottom w:val="nil"/>
              <w:right w:val="nil"/>
            </w:tcBorders>
          </w:tcPr>
          <w:p w14:paraId="4C351AC5"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single" w:sz="12" w:space="0" w:color="auto"/>
              <w:left w:val="nil"/>
              <w:bottom w:val="nil"/>
              <w:right w:val="nil"/>
            </w:tcBorders>
          </w:tcPr>
          <w:p w14:paraId="4C351AC6"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CB" w14:textId="77777777">
        <w:tc>
          <w:tcPr>
            <w:tcW w:w="4140" w:type="dxa"/>
            <w:tcBorders>
              <w:top w:val="nil"/>
              <w:left w:val="nil"/>
              <w:bottom w:val="nil"/>
              <w:right w:val="nil"/>
            </w:tcBorders>
          </w:tcPr>
          <w:p w14:paraId="4C351AC8"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nil"/>
              <w:left w:val="nil"/>
              <w:bottom w:val="nil"/>
              <w:right w:val="nil"/>
            </w:tcBorders>
          </w:tcPr>
          <w:p w14:paraId="4C351AC9"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nil"/>
              <w:left w:val="nil"/>
              <w:bottom w:val="nil"/>
              <w:right w:val="nil"/>
            </w:tcBorders>
          </w:tcPr>
          <w:p w14:paraId="4C351ACA"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CF" w14:textId="77777777">
        <w:tc>
          <w:tcPr>
            <w:tcW w:w="4140" w:type="dxa"/>
            <w:tcBorders>
              <w:top w:val="nil"/>
              <w:left w:val="nil"/>
              <w:bottom w:val="nil"/>
              <w:right w:val="nil"/>
            </w:tcBorders>
          </w:tcPr>
          <w:p w14:paraId="4C351ACC"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
        </w:tc>
        <w:tc>
          <w:tcPr>
            <w:tcW w:w="1892" w:type="dxa"/>
            <w:tcBorders>
              <w:top w:val="nil"/>
              <w:left w:val="nil"/>
              <w:bottom w:val="nil"/>
              <w:right w:val="nil"/>
            </w:tcBorders>
          </w:tcPr>
          <w:p w14:paraId="4C351ACD"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nil"/>
              <w:left w:val="nil"/>
              <w:bottom w:val="nil"/>
              <w:right w:val="nil"/>
            </w:tcBorders>
          </w:tcPr>
          <w:p w14:paraId="4C351ACE"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D3" w14:textId="77777777">
        <w:tc>
          <w:tcPr>
            <w:tcW w:w="4140" w:type="dxa"/>
            <w:tcBorders>
              <w:top w:val="nil"/>
              <w:left w:val="nil"/>
              <w:bottom w:val="single" w:sz="12" w:space="0" w:color="auto"/>
              <w:right w:val="nil"/>
            </w:tcBorders>
          </w:tcPr>
          <w:p w14:paraId="4C351AD0"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nil"/>
              <w:left w:val="nil"/>
              <w:bottom w:val="single" w:sz="12" w:space="0" w:color="auto"/>
              <w:right w:val="nil"/>
            </w:tcBorders>
          </w:tcPr>
          <w:p w14:paraId="4C351AD1" w14:textId="77777777" w:rsidR="00DC623E" w:rsidRPr="00C50128" w:rsidRDefault="000670B0" w:rsidP="00C50128">
            <w:pPr>
              <w:pStyle w:val="Texto"/>
              <w:ind w:firstLine="0"/>
              <w:jc w:val="center"/>
              <w:rPr>
                <w:sz w:val="20"/>
                <w:szCs w:val="20"/>
              </w:rPr>
            </w:pPr>
            <w:r w:rsidRPr="00C50128">
              <w:rPr>
                <w:sz w:val="20"/>
                <w:szCs w:val="20"/>
              </w:rPr>
              <w:t xml:space="preserve">X </w:t>
            </w:r>
          </w:p>
        </w:tc>
        <w:tc>
          <w:tcPr>
            <w:tcW w:w="3071" w:type="dxa"/>
            <w:tcBorders>
              <w:top w:val="nil"/>
              <w:left w:val="nil"/>
              <w:bottom w:val="single" w:sz="12" w:space="0" w:color="auto"/>
              <w:right w:val="nil"/>
            </w:tcBorders>
          </w:tcPr>
          <w:p w14:paraId="4C351AD2" w14:textId="77777777" w:rsidR="00DC623E" w:rsidRPr="00C50128" w:rsidRDefault="000670B0" w:rsidP="00C50128">
            <w:pPr>
              <w:pStyle w:val="Texto"/>
              <w:ind w:firstLine="0"/>
              <w:jc w:val="center"/>
              <w:rPr>
                <w:sz w:val="20"/>
                <w:szCs w:val="20"/>
              </w:rPr>
            </w:pPr>
            <w:r w:rsidRPr="00C50128">
              <w:rPr>
                <w:sz w:val="20"/>
                <w:szCs w:val="20"/>
              </w:rPr>
              <w:t>Y</w:t>
            </w:r>
          </w:p>
        </w:tc>
      </w:tr>
    </w:tbl>
    <w:p w14:paraId="4C351AD4" w14:textId="77777777" w:rsidR="00DC623E" w:rsidRDefault="00F87084" w:rsidP="00A01326">
      <w:pPr>
        <w:pStyle w:val="Texto"/>
        <w:ind w:firstLine="0"/>
        <w:jc w:val="left"/>
        <w:rPr>
          <w:sz w:val="20"/>
          <w:szCs w:val="20"/>
        </w:rPr>
      </w:pPr>
      <w:r>
        <w:rPr>
          <w:sz w:val="20"/>
          <w:szCs w:val="20"/>
        </w:rPr>
        <w:t>Fonte: o autor, ano</w:t>
      </w:r>
      <w:r w:rsidR="003E4FA0">
        <w:rPr>
          <w:sz w:val="20"/>
          <w:szCs w:val="20"/>
        </w:rPr>
        <w:t>.</w:t>
      </w:r>
    </w:p>
    <w:p w14:paraId="4C351AD5" w14:textId="77777777" w:rsidR="000B7C89" w:rsidRDefault="000B7C89" w:rsidP="000D1FC9">
      <w:pPr>
        <w:pStyle w:val="Texto"/>
        <w:rPr>
          <w:sz w:val="20"/>
          <w:szCs w:val="20"/>
        </w:rPr>
      </w:pPr>
    </w:p>
    <w:p w14:paraId="4C351AD6"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7"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8"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9" w14:textId="77777777" w:rsidR="00F863BE" w:rsidRDefault="00F863BE">
      <w:pPr>
        <w:spacing w:line="240" w:lineRule="auto"/>
        <w:jc w:val="left"/>
        <w:rPr>
          <w:rFonts w:eastAsia="Times New Roman"/>
          <w:b/>
          <w:bCs/>
          <w:caps/>
          <w:szCs w:val="24"/>
        </w:rPr>
      </w:pPr>
      <w:r>
        <w:rPr>
          <w:szCs w:val="24"/>
        </w:rPr>
        <w:br w:type="page"/>
      </w:r>
    </w:p>
    <w:p w14:paraId="4C351ADA" w14:textId="77777777" w:rsidR="00F863BE" w:rsidRDefault="00F863BE" w:rsidP="006A7348">
      <w:pPr>
        <w:pStyle w:val="Ttulo1"/>
        <w:rPr>
          <w:szCs w:val="24"/>
        </w:rPr>
      </w:pPr>
      <w:bookmarkStart w:id="435" w:name="_Toc39592472"/>
      <w:r>
        <w:rPr>
          <w:szCs w:val="24"/>
        </w:rPr>
        <w:lastRenderedPageBreak/>
        <w:t>Cronograma de trabalho</w:t>
      </w:r>
      <w:bookmarkEnd w:id="435"/>
    </w:p>
    <w:p w14:paraId="51F8880A" w14:textId="077DF41B"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proofErr w:type="gramStart"/>
      <w:r>
        <w:rPr>
          <w:rFonts w:eastAsia="Times New Roman" w:cs="Arial"/>
          <w:color w:val="000000"/>
          <w:szCs w:val="24"/>
        </w:rPr>
        <w:t>das macro</w:t>
      </w:r>
      <w:proofErr w:type="gramEnd"/>
      <w:r>
        <w:rPr>
          <w:rFonts w:eastAsia="Times New Roman" w:cs="Arial"/>
          <w:color w:val="000000"/>
          <w:szCs w:val="24"/>
        </w:rPr>
        <w:t xml:space="preserve"> atividades e entregas referentes às parte 1 e 2 do trabalho de conclusão de curso</w:t>
      </w:r>
      <w:r w:rsidR="00724AFA">
        <w:rPr>
          <w:rFonts w:eastAsia="Times New Roman" w:cs="Arial"/>
          <w:color w:val="000000"/>
          <w:szCs w:val="24"/>
        </w:rPr>
        <w:t xml:space="preserve">, para o primeiro </w:t>
      </w:r>
      <w:r w:rsidR="00AE0BCE">
        <w:rPr>
          <w:rFonts w:eastAsia="Times New Roman" w:cs="Arial"/>
          <w:color w:val="000000"/>
          <w:szCs w:val="24"/>
        </w:rPr>
        <w:t>semestre</w:t>
      </w:r>
      <w:r w:rsidR="00724AFA">
        <w:rPr>
          <w:rFonts w:eastAsia="Times New Roman" w:cs="Arial"/>
          <w:color w:val="000000"/>
          <w:szCs w:val="24"/>
        </w:rPr>
        <w:t xml:space="preserve"> as macro atividade e entregas foram separas conforme</w:t>
      </w:r>
      <w:r w:rsidR="00A7541B">
        <w:rPr>
          <w:rFonts w:eastAsia="Times New Roman" w:cs="Arial"/>
          <w:color w:val="000000"/>
          <w:szCs w:val="24"/>
        </w:rPr>
        <w:t>, vide Figura X</w:t>
      </w:r>
      <w:r w:rsidR="00724AFA">
        <w:rPr>
          <w:rFonts w:eastAsia="Times New Roman" w:cs="Arial"/>
          <w:color w:val="000000"/>
          <w:szCs w:val="24"/>
        </w:rPr>
        <w:t>:</w:t>
      </w:r>
    </w:p>
    <w:p w14:paraId="34523966" w14:textId="65444A9F" w:rsidR="00724AFA" w:rsidRDefault="00724AFA" w:rsidP="00724AFA">
      <w:pPr>
        <w:pStyle w:val="Texto"/>
        <w:rPr>
          <w:rFonts w:eastAsia="Times New Roman" w:cs="Arial"/>
          <w:color w:val="000000"/>
          <w:szCs w:val="24"/>
        </w:rPr>
      </w:pPr>
      <w:r w:rsidRPr="001A562A">
        <w:rPr>
          <w:rFonts w:eastAsia="Times New Roman" w:cs="Arial"/>
          <w:b/>
          <w:bCs/>
          <w:color w:val="000000"/>
          <w:szCs w:val="24"/>
        </w:rPr>
        <w:t>Relatório (I):</w:t>
      </w:r>
      <w:r>
        <w:rPr>
          <w:rFonts w:eastAsia="Times New Roman" w:cs="Arial"/>
          <w:color w:val="000000"/>
          <w:szCs w:val="24"/>
        </w:rPr>
        <w:t xml:space="preserve"> </w:t>
      </w:r>
      <w:r w:rsidR="001A562A">
        <w:rPr>
          <w:rFonts w:eastAsia="Times New Roman" w:cs="Arial"/>
          <w:color w:val="000000"/>
          <w:szCs w:val="24"/>
        </w:rPr>
        <w:t>Entrega da Introdução,  contendo as subseções Problematização, Justificativa, Objetivos Geral e Específicos e Procedimentos Metodológicos;</w:t>
      </w:r>
    </w:p>
    <w:p w14:paraId="07EFB42B" w14:textId="2D611887" w:rsidR="001A562A" w:rsidRDefault="001A562A" w:rsidP="00724AFA">
      <w:pPr>
        <w:pStyle w:val="Texto"/>
        <w:rPr>
          <w:rFonts w:eastAsia="Times New Roman" w:cs="Arial"/>
          <w:color w:val="000000"/>
          <w:szCs w:val="24"/>
        </w:rPr>
      </w:pPr>
      <w:r w:rsidRPr="00263A12">
        <w:rPr>
          <w:rFonts w:eastAsia="Times New Roman" w:cs="Arial"/>
          <w:b/>
          <w:bCs/>
          <w:color w:val="000000"/>
          <w:szCs w:val="24"/>
        </w:rPr>
        <w:t>Relatório (II):</w:t>
      </w:r>
      <w:r>
        <w:rPr>
          <w:rFonts w:eastAsia="Times New Roman" w:cs="Arial"/>
          <w:color w:val="000000"/>
          <w:szCs w:val="24"/>
        </w:rPr>
        <w:t xml:space="preserve"> Entrega da parte </w:t>
      </w:r>
      <w:proofErr w:type="spellStart"/>
      <w:r>
        <w:rPr>
          <w:rFonts w:eastAsia="Times New Roman" w:cs="Arial"/>
          <w:color w:val="000000"/>
          <w:szCs w:val="24"/>
        </w:rPr>
        <w:t>escritado</w:t>
      </w:r>
      <w:proofErr w:type="spellEnd"/>
      <w:r>
        <w:rPr>
          <w:rFonts w:eastAsia="Times New Roman" w:cs="Arial"/>
          <w:color w:val="000000"/>
          <w:szCs w:val="24"/>
        </w:rPr>
        <w:t xml:space="preserve"> subseção Introdução, Balizadores</w:t>
      </w:r>
      <w:r w:rsidR="00263A12">
        <w:rPr>
          <w:rFonts w:eastAsia="Times New Roman" w:cs="Arial"/>
          <w:color w:val="000000"/>
          <w:szCs w:val="24"/>
        </w:rPr>
        <w:t>;</w:t>
      </w:r>
      <w:r w:rsidR="00DC5679">
        <w:rPr>
          <w:rFonts w:eastAsia="Times New Roman" w:cs="Arial"/>
          <w:color w:val="000000"/>
          <w:szCs w:val="24"/>
        </w:rPr>
        <w:t xml:space="preserve"> bem como a Caracterização do Problema</w:t>
      </w:r>
      <w:r w:rsidR="00263A12">
        <w:rPr>
          <w:rFonts w:eastAsia="Times New Roman" w:cs="Arial"/>
          <w:color w:val="000000"/>
          <w:szCs w:val="24"/>
        </w:rPr>
        <w:t xml:space="preserve"> e Descrição do contexto</w:t>
      </w:r>
      <w:r w:rsidR="00205FD9">
        <w:rPr>
          <w:rFonts w:eastAsia="Times New Roman" w:cs="Arial"/>
          <w:color w:val="000000"/>
          <w:szCs w:val="24"/>
        </w:rPr>
        <w:t>, subseções do capítulo 2, desenvolvimento.</w:t>
      </w:r>
    </w:p>
    <w:p w14:paraId="00F6AF84" w14:textId="030B4A2E" w:rsidR="00205FD9" w:rsidRDefault="00205FD9" w:rsidP="00724AFA">
      <w:pPr>
        <w:pStyle w:val="Texto"/>
        <w:rPr>
          <w:rFonts w:eastAsia="Times New Roman" w:cs="Arial"/>
          <w:b/>
          <w:bCs/>
          <w:color w:val="000000"/>
          <w:szCs w:val="24"/>
        </w:rPr>
      </w:pPr>
      <w:r w:rsidRPr="00C26B95">
        <w:rPr>
          <w:rFonts w:eastAsia="Times New Roman" w:cs="Arial"/>
          <w:b/>
          <w:bCs/>
          <w:color w:val="000000"/>
          <w:szCs w:val="24"/>
        </w:rPr>
        <w:t>Relatório (III):</w:t>
      </w:r>
      <w:r w:rsidR="00C26B95" w:rsidRPr="00C26B95">
        <w:rPr>
          <w:rFonts w:eastAsia="Times New Roman" w:cs="Arial"/>
          <w:b/>
          <w:bCs/>
          <w:color w:val="000000"/>
          <w:szCs w:val="24"/>
        </w:rPr>
        <w:t xml:space="preserve"> </w:t>
      </w:r>
    </w:p>
    <w:p w14:paraId="6329862C" w14:textId="79AFE07D" w:rsidR="004C002B" w:rsidRDefault="004C002B" w:rsidP="00724AFA">
      <w:pPr>
        <w:pStyle w:val="Texto"/>
        <w:rPr>
          <w:rFonts w:eastAsia="Times New Roman" w:cs="Arial"/>
          <w:b/>
          <w:bCs/>
          <w:color w:val="000000"/>
          <w:szCs w:val="24"/>
        </w:rPr>
      </w:pPr>
    </w:p>
    <w:p w14:paraId="77077D04" w14:textId="77777777" w:rsidR="00BD3D4F" w:rsidRDefault="00BD15AB" w:rsidP="00724AFA">
      <w:pPr>
        <w:pStyle w:val="Texto"/>
        <w:rPr>
          <w:rFonts w:eastAsia="Times New Roman" w:cs="Arial"/>
          <w:b/>
          <w:bCs/>
          <w:color w:val="000000"/>
          <w:szCs w:val="24"/>
        </w:rPr>
      </w:pPr>
      <w:r>
        <w:rPr>
          <w:rFonts w:eastAsia="Times New Roman" w:cs="Arial"/>
          <w:b/>
          <w:bCs/>
          <w:color w:val="000000"/>
          <w:szCs w:val="24"/>
        </w:rPr>
        <w:t>Elaboração do Projeto:</w:t>
      </w:r>
    </w:p>
    <w:p w14:paraId="6B44146B" w14:textId="3568CD62" w:rsidR="00BD15AB" w:rsidRDefault="00BD15AB" w:rsidP="00BD3D4F">
      <w:pPr>
        <w:pStyle w:val="Texto"/>
        <w:numPr>
          <w:ilvl w:val="0"/>
          <w:numId w:val="26"/>
        </w:numPr>
        <w:rPr>
          <w:rFonts w:eastAsia="Times New Roman" w:cs="Arial"/>
          <w:color w:val="000000"/>
          <w:szCs w:val="24"/>
        </w:rPr>
      </w:pPr>
      <w:r w:rsidRPr="00BD15AB">
        <w:rPr>
          <w:rFonts w:eastAsia="Times New Roman" w:cs="Arial"/>
          <w:color w:val="000000"/>
          <w:szCs w:val="24"/>
        </w:rPr>
        <w:t xml:space="preserve">Entrega </w:t>
      </w:r>
      <w:r>
        <w:rPr>
          <w:rFonts w:eastAsia="Times New Roman" w:cs="Arial"/>
          <w:color w:val="000000"/>
          <w:szCs w:val="24"/>
        </w:rPr>
        <w:t xml:space="preserve">da Introdução e subtópicos até </w:t>
      </w:r>
      <w:r w:rsidR="00BD3D4F">
        <w:rPr>
          <w:rFonts w:eastAsia="Times New Roman" w:cs="Arial"/>
          <w:color w:val="000000"/>
          <w:szCs w:val="24"/>
        </w:rPr>
        <w:t xml:space="preserve">15/05/2020; </w:t>
      </w:r>
    </w:p>
    <w:p w14:paraId="109C00DF" w14:textId="446F1887" w:rsidR="00BD3D4F" w:rsidRPr="00BD15AB" w:rsidRDefault="00BD3D4F" w:rsidP="00BD3D4F">
      <w:pPr>
        <w:pStyle w:val="Texto"/>
        <w:numPr>
          <w:ilvl w:val="0"/>
          <w:numId w:val="26"/>
        </w:numPr>
        <w:rPr>
          <w:rFonts w:eastAsia="Times New Roman" w:cs="Arial"/>
          <w:color w:val="000000"/>
          <w:szCs w:val="24"/>
        </w:rPr>
      </w:pPr>
      <w:r>
        <w:rPr>
          <w:rFonts w:eastAsia="Times New Roman" w:cs="Arial"/>
          <w:color w:val="000000"/>
          <w:szCs w:val="24"/>
        </w:rPr>
        <w:t>Caracterização do problema e descrição do contexto até 22/05/2020;</w:t>
      </w:r>
    </w:p>
    <w:p w14:paraId="60CB53FD" w14:textId="051935B5" w:rsidR="00AE7BF0" w:rsidRDefault="00AE7BF0">
      <w:pPr>
        <w:spacing w:line="240" w:lineRule="auto"/>
        <w:jc w:val="left"/>
        <w:rPr>
          <w:rFonts w:eastAsia="Times New Roman" w:cs="Arial"/>
          <w:color w:val="000000"/>
          <w:szCs w:val="24"/>
        </w:rPr>
      </w:pPr>
      <w:r>
        <w:rPr>
          <w:rFonts w:eastAsia="Times New Roman" w:cs="Arial"/>
          <w:color w:val="000000"/>
          <w:szCs w:val="24"/>
        </w:rPr>
        <w:br w:type="page"/>
      </w:r>
    </w:p>
    <w:p w14:paraId="4E37A292" w14:textId="1C847D33" w:rsidR="00694163" w:rsidRDefault="00694163" w:rsidP="004F147C">
      <w:pPr>
        <w:pStyle w:val="Texto"/>
        <w:ind w:firstLine="0"/>
        <w:rPr>
          <w:rFonts w:eastAsia="Times New Roman" w:cs="Arial"/>
          <w:color w:val="000000"/>
          <w:szCs w:val="24"/>
        </w:rPr>
      </w:pPr>
    </w:p>
    <w:p w14:paraId="332E0864" w14:textId="503B0096" w:rsidR="00724AFA" w:rsidRDefault="00724AFA" w:rsidP="00F863BE">
      <w:pPr>
        <w:pStyle w:val="Texto"/>
        <w:rPr>
          <w:rFonts w:eastAsia="Times New Roman" w:cs="Arial"/>
          <w:color w:val="000000"/>
          <w:szCs w:val="24"/>
        </w:rPr>
      </w:pPr>
    </w:p>
    <w:p w14:paraId="3C8C9027" w14:textId="77777777" w:rsidR="00AE7BF0" w:rsidRDefault="00AE7BF0" w:rsidP="00F863BE">
      <w:pPr>
        <w:pStyle w:val="Texto"/>
        <w:rPr>
          <w:rFonts w:eastAsia="Times New Roman" w:cs="Arial"/>
          <w:color w:val="000000"/>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4764"/>
        <w:gridCol w:w="2133"/>
      </w:tblGrid>
      <w:tr w:rsidR="005D6195" w14:paraId="10D583CD" w14:textId="77777777" w:rsidTr="00AE0BCE">
        <w:trPr>
          <w:cantSplit/>
          <w:trHeight w:val="1134"/>
        </w:trPr>
        <w:tc>
          <w:tcPr>
            <w:tcW w:w="3020" w:type="dxa"/>
            <w:textDirection w:val="tbRl"/>
          </w:tcPr>
          <w:p w14:paraId="020AB919" w14:textId="57D7C433" w:rsidR="004F147C" w:rsidRPr="00AE0BCE" w:rsidRDefault="004F147C" w:rsidP="00AE0BCE">
            <w:pPr>
              <w:pStyle w:val="Texto"/>
              <w:ind w:left="113" w:right="113" w:firstLine="0"/>
              <w:rPr>
                <w:sz w:val="20"/>
                <w:szCs w:val="20"/>
              </w:rPr>
            </w:pPr>
            <w:r w:rsidRPr="00AE0BCE">
              <w:rPr>
                <w:sz w:val="20"/>
                <w:szCs w:val="20"/>
              </w:rPr>
              <w:t>Fonte: O Autor, 20</w:t>
            </w:r>
            <w:r w:rsidR="00AE0BCE" w:rsidRPr="00AE0BCE">
              <w:rPr>
                <w:sz w:val="20"/>
                <w:szCs w:val="20"/>
              </w:rPr>
              <w:t>20.</w:t>
            </w:r>
          </w:p>
        </w:tc>
        <w:tc>
          <w:tcPr>
            <w:tcW w:w="3020" w:type="dxa"/>
          </w:tcPr>
          <w:p w14:paraId="706BB006" w14:textId="6A2E18AD" w:rsidR="004F147C" w:rsidRDefault="004F147C" w:rsidP="00F863BE">
            <w:pPr>
              <w:pStyle w:val="Texto"/>
              <w:ind w:firstLine="0"/>
            </w:pPr>
            <w:r>
              <w:rPr>
                <w:rFonts w:eastAsia="Times New Roman" w:cs="Arial"/>
                <w:noProof/>
                <w:color w:val="000000"/>
                <w:szCs w:val="24"/>
              </w:rPr>
              <w:drawing>
                <wp:inline distT="0" distB="0" distL="0" distR="0" wp14:anchorId="05759073" wp14:editId="0892FBC5">
                  <wp:extent cx="7824092" cy="2888192"/>
                  <wp:effectExtent l="0" t="8572"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830228" cy="2890457"/>
                          </a:xfrm>
                          <a:prstGeom prst="rect">
                            <a:avLst/>
                          </a:prstGeom>
                          <a:noFill/>
                          <a:ln>
                            <a:noFill/>
                          </a:ln>
                        </pic:spPr>
                      </pic:pic>
                    </a:graphicData>
                  </a:graphic>
                </wp:inline>
              </w:drawing>
            </w:r>
          </w:p>
        </w:tc>
        <w:tc>
          <w:tcPr>
            <w:tcW w:w="3021" w:type="dxa"/>
            <w:textDirection w:val="tbRl"/>
            <w:vAlign w:val="bottom"/>
          </w:tcPr>
          <w:p w14:paraId="7D97C37B" w14:textId="77777777" w:rsidR="00962723" w:rsidRPr="00F863BE" w:rsidRDefault="00962723" w:rsidP="00962723">
            <w:pPr>
              <w:pStyle w:val="Legenda"/>
              <w:jc w:val="both"/>
            </w:pPr>
            <w:bookmarkStart w:id="436" w:name="_Toc39864340"/>
            <w:r>
              <w:t xml:space="preserve">Figura </w:t>
            </w:r>
            <w:r>
              <w:fldChar w:fldCharType="begin"/>
            </w:r>
            <w:r>
              <w:instrText xml:space="preserve"> SEQ Figura \* ARABIC </w:instrText>
            </w:r>
            <w:r>
              <w:fldChar w:fldCharType="separate"/>
            </w:r>
            <w:r>
              <w:rPr>
                <w:noProof/>
              </w:rPr>
              <w:t>2</w:t>
            </w:r>
            <w:r>
              <w:fldChar w:fldCharType="end"/>
            </w:r>
            <w:r>
              <w:t xml:space="preserve"> </w:t>
            </w:r>
            <w:r w:rsidRPr="009978A5">
              <w:t>Cronograma das atividades do 1º Semestre</w:t>
            </w:r>
            <w:bookmarkEnd w:id="436"/>
          </w:p>
          <w:p w14:paraId="6E4CBC02" w14:textId="7CB890DE" w:rsidR="004F147C" w:rsidRPr="004F147C" w:rsidRDefault="004F147C" w:rsidP="00962723">
            <w:pPr>
              <w:pStyle w:val="Texto"/>
              <w:keepNext/>
              <w:ind w:left="113" w:right="113" w:firstLine="0"/>
              <w:rPr>
                <w:sz w:val="20"/>
                <w:szCs w:val="18"/>
              </w:rPr>
            </w:pPr>
          </w:p>
        </w:tc>
      </w:tr>
    </w:tbl>
    <w:p w14:paraId="4C351ADC" w14:textId="77777777" w:rsidR="00F863BE" w:rsidRDefault="00F863BE">
      <w:pPr>
        <w:spacing w:line="240" w:lineRule="auto"/>
        <w:jc w:val="left"/>
        <w:rPr>
          <w:rFonts w:eastAsia="Times New Roman"/>
          <w:b/>
          <w:bCs/>
          <w:caps/>
          <w:szCs w:val="28"/>
        </w:rPr>
      </w:pPr>
      <w:bookmarkStart w:id="437" w:name="_Toc266865634"/>
      <w:bookmarkStart w:id="438" w:name="_Toc257728969"/>
      <w:bookmarkStart w:id="439" w:name="_Toc257729068"/>
      <w:bookmarkStart w:id="440" w:name="_Toc257729292"/>
      <w:bookmarkStart w:id="441" w:name="_Toc257729458"/>
      <w:bookmarkStart w:id="442" w:name="_Toc257729495"/>
      <w:bookmarkStart w:id="443" w:name="_Toc257729512"/>
      <w:bookmarkStart w:id="444" w:name="_Toc257814819"/>
      <w:r>
        <w:br w:type="page"/>
      </w:r>
    </w:p>
    <w:p w14:paraId="3C640F0C" w14:textId="6F38127E" w:rsidR="00574832" w:rsidRDefault="00574832">
      <w:pPr>
        <w:spacing w:line="240" w:lineRule="auto"/>
        <w:jc w:val="left"/>
        <w:rPr>
          <w:rFonts w:eastAsia="Times New Roman"/>
          <w:b/>
          <w:bCs/>
          <w:caps/>
          <w:szCs w:val="28"/>
        </w:rPr>
      </w:pPr>
      <w:bookmarkStart w:id="445" w:name="_Toc39592473"/>
      <w:r>
        <w:rPr>
          <w:noProof/>
        </w:rPr>
        <w:lastRenderedPageBreak/>
        <w:drawing>
          <wp:inline distT="0" distB="0" distL="0" distR="0" wp14:anchorId="7C2795D1" wp14:editId="1A2742BD">
            <wp:extent cx="5758815" cy="1600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815" cy="1600200"/>
                    </a:xfrm>
                    <a:prstGeom prst="rect">
                      <a:avLst/>
                    </a:prstGeom>
                    <a:noFill/>
                    <a:ln>
                      <a:noFill/>
                    </a:ln>
                  </pic:spPr>
                </pic:pic>
              </a:graphicData>
            </a:graphic>
          </wp:inline>
        </w:drawing>
      </w:r>
      <w:r>
        <w:br w:type="page"/>
      </w:r>
    </w:p>
    <w:p w14:paraId="4C351ADD" w14:textId="1171234E" w:rsidR="003604FB" w:rsidRDefault="003604FB" w:rsidP="00F863BE">
      <w:pPr>
        <w:pStyle w:val="Ttulo1"/>
      </w:pPr>
      <w:r>
        <w:lastRenderedPageBreak/>
        <w:t>ANÁLISE DOS RESULTADOS</w:t>
      </w:r>
      <w:bookmarkEnd w:id="437"/>
      <w:bookmarkEnd w:id="445"/>
    </w:p>
    <w:p w14:paraId="4C351ADE" w14:textId="77777777" w:rsidR="00A32531" w:rsidRPr="00A32531" w:rsidRDefault="00A32531" w:rsidP="00A50563">
      <w:pPr>
        <w:pStyle w:val="Texto"/>
      </w:pPr>
    </w:p>
    <w:p w14:paraId="4C351ADF" w14:textId="77777777" w:rsidR="000670B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F863BE">
        <w:t>texto</w:t>
      </w:r>
      <w:proofErr w:type="spellEnd"/>
      <w:r w:rsidR="00F863BE">
        <w:t>, a</w:t>
      </w:r>
      <w:r w:rsidR="000D7739">
        <w:rPr>
          <w:rFonts w:cs="Arial"/>
          <w:szCs w:val="24"/>
        </w:rPr>
        <w:t>presentado na Figura 2.</w:t>
      </w:r>
    </w:p>
    <w:p w14:paraId="4C351AE0" w14:textId="77777777" w:rsidR="00F87084" w:rsidRDefault="00F87084" w:rsidP="00F87084">
      <w:pPr>
        <w:pStyle w:val="Lista"/>
        <w:spacing w:line="240" w:lineRule="auto"/>
        <w:jc w:val="both"/>
        <w:rPr>
          <w:sz w:val="20"/>
          <w:szCs w:val="20"/>
        </w:rPr>
      </w:pPr>
    </w:p>
    <w:p w14:paraId="4C351AE1" w14:textId="77777777" w:rsidR="00F87084" w:rsidRPr="00D519FF" w:rsidRDefault="00CE01ED" w:rsidP="00190E4C">
      <w:pPr>
        <w:pStyle w:val="Lista"/>
        <w:keepNext/>
        <w:spacing w:line="240" w:lineRule="auto"/>
        <w:ind w:left="1440" w:firstLine="0"/>
        <w:jc w:val="both"/>
        <w:rPr>
          <w:sz w:val="20"/>
          <w:szCs w:val="20"/>
        </w:rPr>
      </w:pPr>
      <w:r>
        <w:rPr>
          <w:sz w:val="20"/>
          <w:szCs w:val="20"/>
        </w:rPr>
        <w:t xml:space="preserve">  </w:t>
      </w:r>
    </w:p>
    <w:p w14:paraId="4C351AE2" w14:textId="77777777" w:rsidR="00190E4C" w:rsidRDefault="00190E4C" w:rsidP="00190E4C">
      <w:pPr>
        <w:pStyle w:val="Legenda"/>
        <w:ind w:left="1416"/>
        <w:jc w:val="both"/>
      </w:pPr>
      <w:r>
        <w:t xml:space="preserve">  </w:t>
      </w:r>
    </w:p>
    <w:p w14:paraId="4C351AE3" w14:textId="7DBFB43F" w:rsidR="000D7739" w:rsidRDefault="000D7739" w:rsidP="000D7739">
      <w:pPr>
        <w:pStyle w:val="Legenda"/>
        <w:keepNext/>
        <w:ind w:firstLine="1560"/>
        <w:jc w:val="left"/>
      </w:pPr>
      <w:bookmarkStart w:id="446" w:name="_Toc39864341"/>
      <w:r>
        <w:t xml:space="preserve">Figura </w:t>
      </w:r>
      <w:r>
        <w:fldChar w:fldCharType="begin"/>
      </w:r>
      <w:r>
        <w:instrText xml:space="preserve"> SEQ Figura \* ARABIC </w:instrText>
      </w:r>
      <w:r>
        <w:fldChar w:fldCharType="separate"/>
      </w:r>
      <w:r w:rsidR="00962723">
        <w:rPr>
          <w:noProof/>
        </w:rPr>
        <w:t>3</w:t>
      </w:r>
      <w:r>
        <w:fldChar w:fldCharType="end"/>
      </w:r>
      <w:bookmarkStart w:id="447" w:name="_Toc292982924"/>
      <w:bookmarkStart w:id="448" w:name="_Toc342050789"/>
      <w:bookmarkStart w:id="449" w:name="_Toc342050856"/>
      <w:r>
        <w:t>– Título do gráfico</w:t>
      </w:r>
      <w:bookmarkEnd w:id="446"/>
      <w:bookmarkEnd w:id="447"/>
      <w:bookmarkEnd w:id="448"/>
      <w:bookmarkEnd w:id="449"/>
    </w:p>
    <w:p w14:paraId="4C351AE4" w14:textId="77777777" w:rsidR="000670B0" w:rsidRDefault="009D5F42" w:rsidP="00D519FF">
      <w:pPr>
        <w:pStyle w:val="Lista"/>
        <w:spacing w:line="240" w:lineRule="auto"/>
        <w:rPr>
          <w:sz w:val="20"/>
          <w:szCs w:val="20"/>
        </w:rPr>
      </w:pPr>
      <w:r w:rsidRPr="00C50128">
        <w:rPr>
          <w:noProof/>
          <w:sz w:val="20"/>
          <w:szCs w:val="20"/>
          <w:lang w:val="en-US"/>
        </w:rPr>
        <w:drawing>
          <wp:inline distT="0" distB="0" distL="0" distR="0" wp14:anchorId="4C351B1A" wp14:editId="4C351B1B">
            <wp:extent cx="4400550" cy="1762125"/>
            <wp:effectExtent l="0" t="0" r="0" b="0"/>
            <wp:docPr id="2" name="Gráfico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C351AE5" w14:textId="77777777" w:rsidR="006526FD" w:rsidRDefault="00CE01ED" w:rsidP="00CE01ED">
      <w:pPr>
        <w:spacing w:line="240" w:lineRule="auto"/>
        <w:ind w:left="1440"/>
        <w:jc w:val="both"/>
        <w:rPr>
          <w:rFonts w:cs="Arial"/>
          <w:sz w:val="20"/>
          <w:szCs w:val="20"/>
        </w:rPr>
      </w:pPr>
      <w:r>
        <w:rPr>
          <w:rFonts w:cs="Arial"/>
          <w:sz w:val="20"/>
          <w:szCs w:val="20"/>
        </w:rPr>
        <w:t xml:space="preserve"> </w:t>
      </w:r>
      <w:r w:rsidR="00C358FB">
        <w:rPr>
          <w:rFonts w:cs="Arial"/>
          <w:sz w:val="20"/>
          <w:szCs w:val="20"/>
        </w:rPr>
        <w:t>Fonte: o</w:t>
      </w:r>
      <w:r w:rsidR="006526FD">
        <w:rPr>
          <w:rFonts w:cs="Arial"/>
          <w:sz w:val="20"/>
          <w:szCs w:val="20"/>
        </w:rPr>
        <w:t xml:space="preserve"> autor</w:t>
      </w:r>
      <w:r w:rsidR="00C358FB">
        <w:rPr>
          <w:rFonts w:cs="Arial"/>
          <w:sz w:val="20"/>
          <w:szCs w:val="20"/>
        </w:rPr>
        <w:t>, ano</w:t>
      </w:r>
      <w:r w:rsidR="003E4FA0">
        <w:rPr>
          <w:rFonts w:cs="Arial"/>
          <w:sz w:val="20"/>
          <w:szCs w:val="20"/>
        </w:rPr>
        <w:t>.</w:t>
      </w:r>
    </w:p>
    <w:p w14:paraId="4C351AE6" w14:textId="77777777" w:rsidR="006526FD" w:rsidRPr="000361D3" w:rsidRDefault="006526FD" w:rsidP="003604FB">
      <w:pPr>
        <w:rPr>
          <w:rFonts w:cs="Arial"/>
          <w:sz w:val="20"/>
          <w:szCs w:val="20"/>
        </w:rPr>
      </w:pPr>
    </w:p>
    <w:p w14:paraId="4C351AE7" w14:textId="77777777" w:rsidR="007D353C" w:rsidRDefault="007D353C" w:rsidP="007D353C">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8" w14:textId="77777777" w:rsidR="00C358FB" w:rsidRDefault="00C358FB" w:rsidP="00C358FB">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9" w14:textId="77777777" w:rsidR="007D353C" w:rsidRDefault="007D353C" w:rsidP="007D353C">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A" w14:textId="77777777" w:rsidR="00C358FB" w:rsidRDefault="00C358FB" w:rsidP="00C358FB">
      <w:pPr>
        <w:tabs>
          <w:tab w:val="left" w:pos="720"/>
          <w:tab w:val="left" w:pos="1080"/>
        </w:tabs>
        <w:ind w:firstLine="709"/>
        <w:jc w:val="both"/>
        <w:rPr>
          <w:rFonts w:cs="Arial"/>
          <w:szCs w:val="24"/>
        </w:rPr>
      </w:pPr>
      <w:r>
        <w:rPr>
          <w:rFonts w:cs="Arial"/>
        </w:rPr>
        <w:lastRenderedPageBreak/>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B" w14:textId="77777777" w:rsidR="003604FB" w:rsidRPr="00B27E70" w:rsidRDefault="003604FB" w:rsidP="00A01326">
      <w:pPr>
        <w:tabs>
          <w:tab w:val="left" w:pos="720"/>
        </w:tabs>
        <w:ind w:firstLine="709"/>
        <w:jc w:val="both"/>
        <w:rPr>
          <w:rFonts w:cs="Arial"/>
        </w:rPr>
      </w:pPr>
      <w:r w:rsidRPr="00B27E70">
        <w:rPr>
          <w:rFonts w:cs="Arial"/>
        </w:rPr>
        <w:t xml:space="preserve">Segundo </w:t>
      </w:r>
      <w:proofErr w:type="spellStart"/>
      <w:r w:rsidRPr="00B27E70">
        <w:rPr>
          <w:rFonts w:cs="Arial"/>
        </w:rPr>
        <w:t>M</w:t>
      </w:r>
      <w:r w:rsidR="007D353C">
        <w:rPr>
          <w:rFonts w:cs="Arial"/>
        </w:rPr>
        <w:t>mmmmm</w:t>
      </w:r>
      <w:proofErr w:type="spellEnd"/>
      <w:r w:rsidRPr="00B27E70">
        <w:rPr>
          <w:rFonts w:cs="Arial"/>
        </w:rPr>
        <w:t xml:space="preserve"> (</w:t>
      </w:r>
      <w:r w:rsidR="007D353C">
        <w:rPr>
          <w:rFonts w:cs="Arial"/>
        </w:rPr>
        <w:t>Ano,</w:t>
      </w:r>
      <w:r w:rsidR="00C358FB">
        <w:rPr>
          <w:rFonts w:cs="Arial"/>
        </w:rPr>
        <w:t xml:space="preserve"> </w:t>
      </w:r>
      <w:r w:rsidR="00377318">
        <w:rPr>
          <w:rFonts w:cs="Arial"/>
        </w:rPr>
        <w:t>p.</w:t>
      </w:r>
      <w:r w:rsidR="003E4FA0">
        <w:rPr>
          <w:rFonts w:cs="Arial"/>
        </w:rPr>
        <w:t xml:space="preserve"> </w:t>
      </w:r>
      <w:proofErr w:type="spellStart"/>
      <w:r w:rsidR="007D353C">
        <w:rPr>
          <w:rFonts w:cs="Arial"/>
        </w:rPr>
        <w:t>xx</w:t>
      </w:r>
      <w:proofErr w:type="spellEnd"/>
      <w:r w:rsidRPr="00B27E70">
        <w:rPr>
          <w:rFonts w:cs="Arial"/>
        </w:rPr>
        <w:t>),</w:t>
      </w:r>
    </w:p>
    <w:p w14:paraId="4C351AEC" w14:textId="77777777" w:rsidR="003604FB" w:rsidRPr="00E66FD1" w:rsidRDefault="00C358FB" w:rsidP="00C358FB">
      <w:pPr>
        <w:pStyle w:val="CitaoLonga"/>
      </w:pPr>
      <w:r>
        <w:t>c</w:t>
      </w:r>
      <w:r w:rsidR="007D353C">
        <w:t xml:space="preserve">itação longa, letra em tamanho menor, com recuo de 4 cm, justificado e espacejamento simples. 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0D7739">
        <w:t xml:space="preserve"> (AUTOR, ano, p. X)</w:t>
      </w:r>
      <w:r w:rsidR="007D353C">
        <w:t>.</w:t>
      </w:r>
    </w:p>
    <w:p w14:paraId="4C351AED" w14:textId="77777777" w:rsidR="007D353C" w:rsidRDefault="007D353C" w:rsidP="00A01326">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7D353C">
        <w:rPr>
          <w:rFonts w:cs="Arial"/>
        </w:rPr>
        <w:t xml:space="preserve"> </w:t>
      </w: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EE" w14:textId="77777777" w:rsidR="007D353C" w:rsidRDefault="007D353C" w:rsidP="00A01326">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EF" w14:textId="77777777" w:rsidR="007D353C" w:rsidRDefault="007D353C" w:rsidP="007D353C">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0" w14:textId="77777777" w:rsidR="007D353C" w:rsidRDefault="007D353C" w:rsidP="007D353C">
      <w:pPr>
        <w:pStyle w:val="Cabealho"/>
        <w:tabs>
          <w:tab w:val="left" w:pos="720"/>
        </w:tabs>
        <w:spacing w:line="360" w:lineRule="auto"/>
        <w:ind w:firstLine="709"/>
        <w:jc w:val="both"/>
      </w:pPr>
      <w:r>
        <w:rPr>
          <w:rFonts w:cs="Arial"/>
        </w:rPr>
        <w:lastRenderedPageBreak/>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
    <w:p w14:paraId="4C351AF1" w14:textId="77777777" w:rsidR="003604FB" w:rsidRDefault="007D353C" w:rsidP="007D353C">
      <w:pPr>
        <w:pStyle w:val="Cabealho"/>
        <w:tabs>
          <w:tab w:val="left" w:pos="720"/>
        </w:tabs>
        <w:spacing w:line="360" w:lineRule="auto"/>
        <w:ind w:firstLine="709"/>
        <w:jc w:val="both"/>
        <w:rPr>
          <w:rFonts w:cs="Arial"/>
        </w:rPr>
      </w:pPr>
      <w:r>
        <w:t>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003604FB" w:rsidRPr="00B27E70">
        <w:rPr>
          <w:rFonts w:cs="Arial"/>
        </w:rPr>
        <w:t xml:space="preserve"> </w:t>
      </w:r>
    </w:p>
    <w:p w14:paraId="4C351AF2" w14:textId="77777777" w:rsidR="00A01326" w:rsidRDefault="00A01326">
      <w:pPr>
        <w:spacing w:line="240" w:lineRule="auto"/>
        <w:jc w:val="left"/>
        <w:rPr>
          <w:rFonts w:cs="Arial"/>
        </w:rPr>
      </w:pPr>
      <w:r>
        <w:rPr>
          <w:rFonts w:cs="Arial"/>
        </w:rPr>
        <w:br w:type="page"/>
      </w:r>
    </w:p>
    <w:p w14:paraId="4C351AF3" w14:textId="77777777" w:rsidR="009A6DD7" w:rsidRDefault="00674D14" w:rsidP="00CE01ED">
      <w:pPr>
        <w:pStyle w:val="Ttulo1"/>
      </w:pPr>
      <w:bookmarkStart w:id="450" w:name="_Toc266865635"/>
      <w:bookmarkStart w:id="451" w:name="_Toc39592474"/>
      <w:r>
        <w:lastRenderedPageBreak/>
        <w:t>Considerações Finais</w:t>
      </w:r>
      <w:bookmarkEnd w:id="438"/>
      <w:bookmarkEnd w:id="439"/>
      <w:bookmarkEnd w:id="440"/>
      <w:bookmarkEnd w:id="441"/>
      <w:bookmarkEnd w:id="442"/>
      <w:bookmarkEnd w:id="443"/>
      <w:bookmarkEnd w:id="444"/>
      <w:bookmarkEnd w:id="450"/>
      <w:r w:rsidR="005D1193">
        <w:t xml:space="preserve"> OU CONCLUSÃO</w:t>
      </w:r>
      <w:bookmarkEnd w:id="451"/>
    </w:p>
    <w:p w14:paraId="4C351AF4"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5"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6"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
    <w:p w14:paraId="4C351AF7" w14:textId="77777777" w:rsidR="005D1193" w:rsidRDefault="005D1193" w:rsidP="005D1193">
      <w:pPr>
        <w:pStyle w:val="Cabealho"/>
        <w:tabs>
          <w:tab w:val="left" w:pos="720"/>
        </w:tabs>
        <w:spacing w:line="360" w:lineRule="auto"/>
        <w:ind w:firstLine="709"/>
        <w:jc w:val="both"/>
        <w:rPr>
          <w:rFonts w:cs="Arial"/>
        </w:rPr>
      </w:pPr>
      <w:r>
        <w:t>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452" w:name="_Toc257728970"/>
      <w:bookmarkStart w:id="453" w:name="_Toc257729293"/>
      <w:bookmarkStart w:id="454" w:name="_Toc257729513"/>
      <w:bookmarkStart w:id="455" w:name="_Toc257814820"/>
      <w:bookmarkStart w:id="456" w:name="_Toc39592475"/>
      <w:r>
        <w:lastRenderedPageBreak/>
        <w:t>Referências</w:t>
      </w:r>
      <w:bookmarkEnd w:id="452"/>
      <w:bookmarkEnd w:id="453"/>
      <w:bookmarkEnd w:id="454"/>
      <w:bookmarkEnd w:id="455"/>
      <w:bookmarkEnd w:id="456"/>
    </w:p>
    <w:p w14:paraId="033D0E59" w14:textId="42CC34BD" w:rsidR="00942A99" w:rsidRDefault="00942A99">
      <w:pPr>
        <w:pStyle w:val="Referncia"/>
        <w:jc w:val="both"/>
        <w:rPr>
          <w:ins w:id="457" w:author="Ricardo Massao Kagami Zanotto" w:date="2020-09-25T19:08:00Z"/>
        </w:rPr>
        <w:pPrChange w:id="458" w:author="Ricardo Massao Kagami Zanotto" w:date="2020-09-25T19:10:00Z">
          <w:pPr>
            <w:pStyle w:val="Referncia"/>
          </w:pPr>
        </w:pPrChange>
      </w:pPr>
      <w:ins w:id="459" w:author="Ricardo Massao Kagami Zanotto" w:date="2020-09-25T19:08:00Z">
        <w:r>
          <w:t xml:space="preserve">FERREIRA, Ricardo S. </w:t>
        </w:r>
        <w:r w:rsidRPr="00942A99">
          <w:rPr>
            <w:b/>
            <w:bCs/>
            <w:rPrChange w:id="460" w:author="Ricardo Massao Kagami Zanotto" w:date="2020-09-25T19:09:00Z">
              <w:rPr/>
            </w:rPrChange>
          </w:rPr>
          <w:t>Otimização de Processos de Negócio usando BPM</w:t>
        </w:r>
        <w:r>
          <w:t xml:space="preserve"> – Parte 1.</w:t>
        </w:r>
      </w:ins>
      <w:ins w:id="461" w:author="Ricardo Massao Kagami Zanotto" w:date="2020-09-25T19:09:00Z">
        <w:r w:rsidR="00C864ED">
          <w:t xml:space="preserve"> </w:t>
        </w:r>
        <w:r w:rsidR="005B43FC">
          <w:t xml:space="preserve">Oracle. </w:t>
        </w:r>
        <w:r w:rsidR="00C864ED">
          <w:t>2012.</w:t>
        </w:r>
        <w:r w:rsidR="005B43FC">
          <w:t xml:space="preserve"> Disponível em: &lt;</w:t>
        </w:r>
      </w:ins>
      <w:ins w:id="462" w:author="Ricardo Massao Kagami Zanotto" w:date="2020-09-25T19:10:00Z">
        <w:r w:rsidR="005B43FC" w:rsidRPr="005B43FC">
          <w:t xml:space="preserve">https://www.oracle.com/technetwork/pt/articles/soa/otimizacao-processos-negocio-parte1-1555845-ptb.html </w:t>
        </w:r>
      </w:ins>
      <w:ins w:id="463" w:author="Ricardo Massao Kagami Zanotto" w:date="2020-09-25T19:09:00Z">
        <w:r w:rsidR="005B43FC">
          <w:t>&gt;</w:t>
        </w:r>
      </w:ins>
    </w:p>
    <w:p w14:paraId="5A976FA9" w14:textId="75F64189" w:rsidR="00FB2D76" w:rsidRDefault="003264BF" w:rsidP="007E2C84">
      <w:pPr>
        <w:pStyle w:val="Referncia"/>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35">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36">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4FA0171E" w14:textId="68156788" w:rsidR="009D547C" w:rsidRDefault="009D547C" w:rsidP="009D547C">
      <w:pPr>
        <w:pStyle w:val="Referncia"/>
      </w:pPr>
      <w:bookmarkStart w:id="464" w:name="_Toc257728971"/>
      <w:bookmarkStart w:id="465" w:name="_Toc257729294"/>
      <w:bookmarkStart w:id="466" w:name="_Toc257729514"/>
      <w:bookmarkStart w:id="467" w:name="_Ref257808121"/>
      <w:bookmarkStart w:id="468" w:name="_Toc257814821"/>
      <w:r>
        <w:t>SCHWABER K.; SUTHERLAND J.</w:t>
      </w:r>
      <w:r w:rsidRPr="0075794C">
        <w:t xml:space="preserve"> </w:t>
      </w:r>
      <w:r>
        <w:rPr>
          <w:b/>
        </w:rPr>
        <w:t>Um guia definitivo para o Scrum</w:t>
      </w:r>
      <w:r w:rsidRPr="00146B99">
        <w:rPr>
          <w:bCs/>
          <w:rPrChange w:id="469" w:author="Ricardo Massao Kagami Zanotto" w:date="2020-09-25T19:28:00Z">
            <w:rPr>
              <w:b/>
            </w:rPr>
          </w:rPrChange>
        </w:rPr>
        <w:t>: As regras do jogo</w:t>
      </w:r>
      <w:r w:rsidRPr="0075794C">
        <w:t xml:space="preserve">. </w:t>
      </w:r>
      <w:r w:rsidR="00F4303C">
        <w:t xml:space="preserve">2017. </w:t>
      </w:r>
      <w:r w:rsidRPr="0075794C">
        <w:t>Disponível em</w:t>
      </w:r>
      <w:r>
        <w:t>:</w:t>
      </w:r>
      <w:r w:rsidRPr="003264BF">
        <w:t xml:space="preserve"> </w:t>
      </w:r>
      <w:ins w:id="470" w:author="Ricardo Massao Kagami Zanotto" w:date="2020-09-25T19:29:00Z">
        <w:r w:rsidR="00445106">
          <w:fldChar w:fldCharType="begin"/>
        </w:r>
      </w:ins>
      <w:ins w:id="471" w:author="Ricardo Massao Kagami Zanotto" w:date="2020-09-25T19:59:00Z">
        <w:r w:rsidR="0090771C">
          <w:instrText>HYPERLINK "https://pucpredu-my.sharepoint.com/personal/ricardo_zanotto_pucpr_edu_br/Documents/Aulas FACET/2020/Trabalho de Conclusão de Curso 1 e 2/José/%3chttps:/www.scrumguides.org/docs/scrumguide/v2017/2017-Scrum-Guide-Portuguese-Brazilian.pdf%3e"</w:instrText>
        </w:r>
      </w:ins>
      <w:del w:id="472" w:author="Ricardo Massao Kagami Zanotto" w:date="2020-09-25T19:59:00Z">
        <w:r w:rsidR="00445106" w:rsidRPr="009D547C" w:rsidDel="0090771C">
          <w:delInstrText>https://www.scrumguides.org/docs/scrumguide/v2017/2017-Scrum-Guide-Portuguese-Brazilian.pdf</w:delInstrText>
        </w:r>
        <w:r w:rsidR="00445106" w:rsidRPr="0075794C" w:rsidDel="0090771C">
          <w:delInstrText>&gt;</w:delInstrText>
        </w:r>
      </w:del>
      <w:ins w:id="473" w:author="Ricardo Massao Kagami Zanotto" w:date="2020-09-25T19:29:00Z">
        <w:r w:rsidR="00445106">
          <w:fldChar w:fldCharType="separate"/>
        </w:r>
        <w:r w:rsidR="00445106" w:rsidRPr="00DA7BBA">
          <w:rPr>
            <w:rStyle w:val="Hyperlink"/>
          </w:rPr>
          <w:t>&lt;</w:t>
        </w:r>
      </w:ins>
      <w:del w:id="474" w:author="Ricardo Massao Kagami Zanotto" w:date="2020-09-25T19:29:00Z">
        <w:r w:rsidR="00445106" w:rsidRPr="00DA7BBA" w:rsidDel="00445106">
          <w:rPr>
            <w:rStyle w:val="Hyperlink"/>
          </w:rPr>
          <w:delText xml:space="preserve"> </w:delText>
        </w:r>
      </w:del>
      <w:r w:rsidR="00445106" w:rsidRPr="00DA7BBA">
        <w:rPr>
          <w:rStyle w:val="Hyperlink"/>
        </w:rPr>
        <w:t>https://www.scrumguides.org/docs/scrumguide/v2017/2017-Scrum-Guide-Portuguese-Brazilian.pdf&gt;</w:t>
      </w:r>
      <w:ins w:id="475" w:author="Ricardo Massao Kagami Zanotto" w:date="2020-09-25T19:29:00Z">
        <w:r w:rsidR="00445106">
          <w:fldChar w:fldCharType="end"/>
        </w:r>
      </w:ins>
      <w:r>
        <w:t xml:space="preserve">. </w:t>
      </w:r>
      <w:r w:rsidRPr="0075794C">
        <w:t xml:space="preserve">Acesso em: </w:t>
      </w:r>
      <w:r>
        <w:t>23</w:t>
      </w:r>
      <w:r w:rsidRPr="0075794C">
        <w:t xml:space="preserve"> </w:t>
      </w:r>
      <w:r>
        <w:t>set</w:t>
      </w:r>
      <w:r w:rsidRPr="0075794C">
        <w:t>. 20</w:t>
      </w:r>
      <w:r>
        <w:t>20</w:t>
      </w:r>
      <w:r w:rsidRPr="0075794C">
        <w:t xml:space="preserve"> </w:t>
      </w:r>
      <w:r>
        <w:t xml:space="preserve"> </w:t>
      </w:r>
    </w:p>
    <w:p w14:paraId="4C351B00" w14:textId="04A239CC" w:rsidR="00326018" w:rsidRPr="003264BF" w:rsidRDefault="00326018" w:rsidP="003264BF">
      <w:pPr>
        <w:pStyle w:val="Referncia"/>
      </w:pPr>
      <w:r>
        <w:br w:type="page"/>
      </w:r>
    </w:p>
    <w:p w14:paraId="4C351B01" w14:textId="77777777" w:rsidR="00C20113" w:rsidRDefault="00087AB2" w:rsidP="00087AB2">
      <w:pPr>
        <w:pStyle w:val="Ttulo1"/>
        <w:numPr>
          <w:ilvl w:val="0"/>
          <w:numId w:val="0"/>
        </w:numPr>
        <w:jc w:val="center"/>
      </w:pPr>
      <w:bookmarkStart w:id="476" w:name="_Toc39592476"/>
      <w:r>
        <w:lastRenderedPageBreak/>
        <w:t>APÊNDICE A</w:t>
      </w:r>
      <w:r w:rsidR="007E2C84">
        <w:t xml:space="preserve"> </w:t>
      </w:r>
      <w:r w:rsidR="0032467C">
        <w:t>–</w:t>
      </w:r>
      <w:r w:rsidR="001E3DDF">
        <w:t xml:space="preserve"> </w:t>
      </w:r>
      <w:r w:rsidR="0032467C">
        <w:t xml:space="preserve">TÍTULO DO </w:t>
      </w:r>
      <w:r w:rsidR="00C358FB">
        <w:t>APÊ</w:t>
      </w:r>
      <w:r w:rsidR="00E04939">
        <w:t>NDICE</w:t>
      </w:r>
      <w:bookmarkEnd w:id="464"/>
      <w:bookmarkEnd w:id="465"/>
      <w:bookmarkEnd w:id="466"/>
      <w:bookmarkEnd w:id="467"/>
      <w:bookmarkEnd w:id="468"/>
      <w:bookmarkEnd w:id="476"/>
    </w:p>
    <w:p w14:paraId="4C351B02" w14:textId="77777777" w:rsidR="009327CA" w:rsidRDefault="009327CA" w:rsidP="009327CA">
      <w:pPr>
        <w:pStyle w:val="Texto"/>
      </w:pPr>
    </w:p>
    <w:p w14:paraId="4C351B03" w14:textId="77777777" w:rsidR="009327CA" w:rsidRDefault="009327CA" w:rsidP="009327CA">
      <w:pPr>
        <w:pStyle w:val="Texto"/>
      </w:pPr>
    </w:p>
    <w:p w14:paraId="4C351B04" w14:textId="77777777" w:rsidR="009327CA" w:rsidRDefault="009327CA" w:rsidP="009327CA">
      <w:pPr>
        <w:pStyle w:val="Texto"/>
      </w:pPr>
    </w:p>
    <w:p w14:paraId="4C351B05" w14:textId="77777777" w:rsidR="009327CA" w:rsidRDefault="009327CA" w:rsidP="009327CA">
      <w:pPr>
        <w:pStyle w:val="Texto"/>
      </w:pPr>
    </w:p>
    <w:p w14:paraId="4C351B06" w14:textId="77777777" w:rsidR="009327CA" w:rsidRDefault="009327CA" w:rsidP="009327CA">
      <w:pPr>
        <w:pStyle w:val="Texto"/>
      </w:pPr>
    </w:p>
    <w:p w14:paraId="4C351B07" w14:textId="77777777" w:rsidR="009327CA" w:rsidRDefault="009327CA" w:rsidP="009327CA">
      <w:pPr>
        <w:pStyle w:val="Texto"/>
      </w:pPr>
    </w:p>
    <w:p w14:paraId="4C351B08" w14:textId="77777777" w:rsidR="009327CA" w:rsidRDefault="009327CA" w:rsidP="009327CA">
      <w:pPr>
        <w:pStyle w:val="Texto"/>
      </w:pPr>
    </w:p>
    <w:p w14:paraId="4C351B09" w14:textId="77777777" w:rsidR="00867CD4" w:rsidRDefault="00867CD4" w:rsidP="008D40B7">
      <w:pPr>
        <w:jc w:val="both"/>
      </w:pPr>
    </w:p>
    <w:p w14:paraId="4C351B0A" w14:textId="77777777" w:rsidR="009327CA" w:rsidRDefault="008D40B7" w:rsidP="00087AB2">
      <w:pPr>
        <w:pStyle w:val="Ttulo1"/>
        <w:numPr>
          <w:ilvl w:val="0"/>
          <w:numId w:val="0"/>
        </w:numPr>
        <w:jc w:val="center"/>
      </w:pPr>
      <w:bookmarkStart w:id="477" w:name="_Toc257728972"/>
      <w:bookmarkStart w:id="478" w:name="_Toc257729295"/>
      <w:bookmarkStart w:id="479" w:name="_Toc257729515"/>
      <w:bookmarkStart w:id="480" w:name="_Toc257814822"/>
      <w:r>
        <w:br w:type="page"/>
      </w:r>
      <w:bookmarkStart w:id="481" w:name="_Toc39592477"/>
      <w:r w:rsidR="00087AB2">
        <w:lastRenderedPageBreak/>
        <w:t>APÊNDICE B</w:t>
      </w:r>
      <w:r w:rsidR="00FD1406">
        <w:t xml:space="preserve"> </w:t>
      </w:r>
      <w:r w:rsidR="0032467C">
        <w:t>–</w:t>
      </w:r>
      <w:r w:rsidR="001E3DDF">
        <w:t xml:space="preserve"> </w:t>
      </w:r>
      <w:r w:rsidR="0032467C">
        <w:t>TÍTULO DO</w:t>
      </w:r>
      <w:r w:rsidR="00867CD4">
        <w:t xml:space="preserve"> APÊNDICE</w:t>
      </w:r>
      <w:bookmarkEnd w:id="477"/>
      <w:bookmarkEnd w:id="478"/>
      <w:bookmarkEnd w:id="479"/>
      <w:bookmarkEnd w:id="480"/>
      <w:bookmarkEnd w:id="481"/>
    </w:p>
    <w:p w14:paraId="4C351B0B" w14:textId="77777777" w:rsidR="00867CD4" w:rsidRDefault="00867CD4" w:rsidP="001C5678">
      <w:pPr>
        <w:pStyle w:val="Texto"/>
        <w:jc w:val="center"/>
      </w:pPr>
    </w:p>
    <w:p w14:paraId="4C351B0C" w14:textId="77777777" w:rsidR="00867CD4" w:rsidRDefault="00867CD4" w:rsidP="00867CD4">
      <w:pPr>
        <w:pStyle w:val="Texto"/>
      </w:pPr>
    </w:p>
    <w:p w14:paraId="4C351B0D" w14:textId="77777777" w:rsidR="00867CD4" w:rsidRDefault="00867CD4" w:rsidP="00867CD4">
      <w:pPr>
        <w:pStyle w:val="Texto"/>
      </w:pPr>
    </w:p>
    <w:p w14:paraId="4C351B0E" w14:textId="77777777" w:rsidR="00867CD4" w:rsidRDefault="00867CD4" w:rsidP="00867CD4">
      <w:pPr>
        <w:pStyle w:val="Texto"/>
      </w:pPr>
    </w:p>
    <w:p w14:paraId="4C351B0F" w14:textId="77777777" w:rsidR="00087AB2" w:rsidRDefault="009628CA" w:rsidP="006A7348">
      <w:pPr>
        <w:pStyle w:val="Ttulo1"/>
        <w:numPr>
          <w:ilvl w:val="0"/>
          <w:numId w:val="0"/>
        </w:numPr>
        <w:jc w:val="center"/>
      </w:pPr>
      <w:r>
        <w:br w:type="page"/>
      </w:r>
      <w:bookmarkStart w:id="482" w:name="_Toc257728974"/>
      <w:bookmarkStart w:id="483" w:name="_Toc257729297"/>
      <w:bookmarkStart w:id="484" w:name="_Toc257729517"/>
      <w:bookmarkStart w:id="485" w:name="_Toc257813724"/>
      <w:bookmarkStart w:id="486" w:name="_Toc257814824"/>
      <w:bookmarkStart w:id="487" w:name="_Toc39592478"/>
      <w:r w:rsidR="00CE01ED">
        <w:lastRenderedPageBreak/>
        <w:t>ANEXO A</w:t>
      </w:r>
      <w:r w:rsidR="00FD1406">
        <w:t xml:space="preserve"> </w:t>
      </w:r>
      <w:r w:rsidR="0032467C">
        <w:t>–</w:t>
      </w:r>
      <w:r w:rsidR="001E3DDF">
        <w:t xml:space="preserve"> </w:t>
      </w:r>
      <w:r w:rsidR="0032467C">
        <w:t>tÍTULO DO</w:t>
      </w:r>
      <w:r w:rsidR="00867CD4">
        <w:t xml:space="preserve"> ANEXO</w:t>
      </w:r>
      <w:bookmarkEnd w:id="482"/>
      <w:bookmarkEnd w:id="483"/>
      <w:bookmarkEnd w:id="484"/>
      <w:bookmarkEnd w:id="485"/>
      <w:bookmarkEnd w:id="486"/>
      <w:bookmarkEnd w:id="487"/>
    </w:p>
    <w:p w14:paraId="4C351B10" w14:textId="77777777" w:rsidR="00087AB2" w:rsidRDefault="00087AB2" w:rsidP="00087AB2">
      <w:pPr>
        <w:pStyle w:val="Ttulo1"/>
        <w:numPr>
          <w:ilvl w:val="0"/>
          <w:numId w:val="0"/>
        </w:numPr>
        <w:jc w:val="center"/>
      </w:pPr>
      <w:r>
        <w:br w:type="page"/>
      </w:r>
      <w:bookmarkStart w:id="488" w:name="_Toc39592479"/>
      <w:r>
        <w:lastRenderedPageBreak/>
        <w:t>ANEXO B</w:t>
      </w:r>
      <w:r w:rsidR="00FD1406">
        <w:t xml:space="preserve"> </w:t>
      </w:r>
      <w:r>
        <w:t>– tÍTULO DO ANEXO</w:t>
      </w:r>
      <w:bookmarkEnd w:id="488"/>
    </w:p>
    <w:p w14:paraId="4C351B11" w14:textId="77777777" w:rsidR="00087AB2" w:rsidRPr="00087AB2" w:rsidRDefault="00087AB2" w:rsidP="00087AB2">
      <w:pPr>
        <w:pStyle w:val="Ttulo1"/>
        <w:numPr>
          <w:ilvl w:val="0"/>
          <w:numId w:val="0"/>
        </w:numPr>
        <w:jc w:val="center"/>
      </w:pPr>
    </w:p>
    <w:p w14:paraId="4C351B12" w14:textId="77777777" w:rsidR="00867CD4" w:rsidRDefault="00867CD4" w:rsidP="001C5678">
      <w:pPr>
        <w:pStyle w:val="Texto"/>
      </w:pPr>
    </w:p>
    <w:p w14:paraId="4C351B13" w14:textId="77777777" w:rsidR="00B93B63" w:rsidRDefault="00B93B63" w:rsidP="00B93B63">
      <w:pPr>
        <w:spacing w:line="240" w:lineRule="auto"/>
        <w:jc w:val="left"/>
      </w:pPr>
    </w:p>
    <w:sectPr w:rsidR="00B93B63" w:rsidSect="00797FC9">
      <w:headerReference w:type="default" r:id="rId37"/>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5" w:author="Ricardo Massao Kagami Zanotto" w:date="2020-09-25T17:14:00Z" w:initials="RMKZ">
    <w:p w14:paraId="7D3D52E3" w14:textId="64F586D8" w:rsidR="00797FC9" w:rsidRDefault="00797FC9">
      <w:pPr>
        <w:pStyle w:val="Textodecomentrio"/>
      </w:pPr>
      <w:r>
        <w:rPr>
          <w:rStyle w:val="Refdecomentrio"/>
        </w:rPr>
        <w:annotationRef/>
      </w:r>
      <w:r>
        <w:t>Caso não adicionem dedicatórias, pode excluir esta página</w:t>
      </w:r>
    </w:p>
  </w:comment>
  <w:comment w:id="51" w:author="Ricardo Massao Kagami Zanotto" w:date="2020-09-25T17:15:00Z" w:initials="RMKZ">
    <w:p w14:paraId="3A42EE1A" w14:textId="24BF6016" w:rsidR="00797FC9" w:rsidRDefault="00797FC9">
      <w:pPr>
        <w:pStyle w:val="Textodecomentrio"/>
      </w:pPr>
      <w:r>
        <w:rPr>
          <w:rStyle w:val="Refdecomentrio"/>
        </w:rPr>
        <w:annotationRef/>
      </w:r>
      <w:r>
        <w:t>Caso não adicionem agradecimentos, podem excluir esta página</w:t>
      </w:r>
    </w:p>
  </w:comment>
  <w:comment w:id="52" w:author="Ricardo Massao Kagami Zanotto" w:date="2020-09-25T17:15:00Z" w:initials="RMKZ">
    <w:p w14:paraId="13E5F899" w14:textId="27535F95" w:rsidR="00797FC9" w:rsidRDefault="00797FC9">
      <w:pPr>
        <w:pStyle w:val="Textodecomentrio"/>
      </w:pPr>
      <w:r>
        <w:rPr>
          <w:rStyle w:val="Refdecomentrio"/>
        </w:rPr>
        <w:annotationRef/>
      </w:r>
      <w:r>
        <w:t>Caso não queiram adicionar uma epígrafe, podem excluir esta página</w:t>
      </w:r>
    </w:p>
  </w:comment>
  <w:comment w:id="97" w:author="Ricardo Massao Kagami Zanotto" w:date="2020-09-25T19:07:00Z" w:initials="RMKZ">
    <w:p w14:paraId="7E750DA2" w14:textId="77777777" w:rsidR="00797FC9" w:rsidRDefault="00797FC9">
      <w:pPr>
        <w:pStyle w:val="Textodecomentrio"/>
      </w:pPr>
      <w:r>
        <w:rPr>
          <w:rStyle w:val="Refdecomentrio"/>
        </w:rPr>
        <w:annotationRef/>
      </w:r>
      <w:r>
        <w:t>Os primeiros parágrafos da introdução precisam apresentar uma contextualização do meio ao qual a solução será desenvolvida.</w:t>
      </w:r>
    </w:p>
    <w:p w14:paraId="668197F8" w14:textId="77777777" w:rsidR="00797FC9" w:rsidRDefault="00797FC9">
      <w:pPr>
        <w:pStyle w:val="Textodecomentrio"/>
      </w:pPr>
    </w:p>
    <w:p w14:paraId="55BD4C50" w14:textId="5A7D9876" w:rsidR="00797FC9" w:rsidRDefault="00797FC9">
      <w:pPr>
        <w:pStyle w:val="Textodecomentrio"/>
      </w:pPr>
      <w:r>
        <w:t>Caso fique em dúvidas de como escrever isso, me avise!</w:t>
      </w:r>
    </w:p>
  </w:comment>
  <w:comment w:id="98" w:author="Ricardo Massao Kagami Zanotto" w:date="2020-09-25T17:17:00Z" w:initials="RMKZ">
    <w:p w14:paraId="0A0C93A7" w14:textId="3B05EA5C" w:rsidR="00797FC9" w:rsidRDefault="00797FC9">
      <w:pPr>
        <w:pStyle w:val="Textodecomentrio"/>
      </w:pPr>
      <w:r>
        <w:rPr>
          <w:rStyle w:val="Refdecomentrio"/>
        </w:rPr>
        <w:annotationRef/>
      </w:r>
      <w:r>
        <w:t>Sempre que a frase apresentada for uma afirmação deste tipo, é necessário adicionar uma referência.</w:t>
      </w:r>
    </w:p>
  </w:comment>
  <w:comment w:id="102" w:author="Ricardo Massao Kagami Zanotto" w:date="2020-09-25T17:21:00Z" w:initials="RMKZ">
    <w:p w14:paraId="6FB16F0F" w14:textId="04FE83F8" w:rsidR="00797FC9" w:rsidRDefault="00797FC9">
      <w:pPr>
        <w:pStyle w:val="Textodecomentrio"/>
      </w:pPr>
      <w:r>
        <w:rPr>
          <w:rStyle w:val="Refdecomentrio"/>
        </w:rPr>
        <w:annotationRef/>
      </w:r>
    </w:p>
  </w:comment>
  <w:comment w:id="127" w:author="Ricardo Massao Kagami Zanotto" w:date="2020-09-25T19:19:00Z" w:initials="RMKZ">
    <w:p w14:paraId="6F36FD1A" w14:textId="6DDEA26D" w:rsidR="00797FC9" w:rsidRDefault="00797FC9">
      <w:pPr>
        <w:pStyle w:val="Textodecomentrio"/>
      </w:pPr>
      <w:r>
        <w:rPr>
          <w:rStyle w:val="Refdecomentrio"/>
        </w:rPr>
        <w:annotationRef/>
      </w:r>
      <w:r>
        <w:t>Nesta seção devem apresentar os problemas que acontecem na operação atual de gestão do condomínio</w:t>
      </w:r>
    </w:p>
  </w:comment>
  <w:comment w:id="135" w:author="Ricardo Massao Kagami Zanotto" w:date="2020-09-25T19:11:00Z" w:initials="RMKZ">
    <w:p w14:paraId="5BCC14F2" w14:textId="0440E673" w:rsidR="00797FC9" w:rsidRDefault="00797FC9">
      <w:pPr>
        <w:pStyle w:val="Textodecomentrio"/>
      </w:pPr>
      <w:r>
        <w:rPr>
          <w:rStyle w:val="Refdecomentrio"/>
        </w:rPr>
        <w:annotationRef/>
      </w:r>
      <w:r>
        <w:t xml:space="preserve">Esta frase não está </w:t>
      </w:r>
      <w:r w:rsidRPr="00A165F7">
        <w:t>ipsis litteris</w:t>
      </w:r>
      <w:r>
        <w:t>, mas também não está indiretamente citado, então precisa ser ajustado</w:t>
      </w:r>
    </w:p>
  </w:comment>
  <w:comment w:id="146" w:author="Ricardo Massao Kagami Zanotto" w:date="2020-09-25T19:14:00Z" w:initials="RMKZ">
    <w:p w14:paraId="3F3E6CAA" w14:textId="31BEF9B4" w:rsidR="00797FC9" w:rsidRDefault="00797FC9">
      <w:pPr>
        <w:pStyle w:val="Textodecomentrio"/>
      </w:pPr>
      <w:r>
        <w:rPr>
          <w:rStyle w:val="Refdecomentrio"/>
        </w:rPr>
        <w:annotationRef/>
      </w:r>
      <w:r>
        <w:t xml:space="preserve">Verificar: </w:t>
      </w:r>
      <w:hyperlink r:id="rId1" w:history="1">
        <w:r w:rsidRPr="00DA7BBA">
          <w:rPr>
            <w:rStyle w:val="Hyperlink"/>
          </w:rPr>
          <w:t>https://www.seucondominio.com.br/</w:t>
        </w:r>
      </w:hyperlink>
    </w:p>
    <w:p w14:paraId="751C2185" w14:textId="7F194409" w:rsidR="00797FC9" w:rsidRDefault="00797FC9">
      <w:pPr>
        <w:pStyle w:val="Textodecomentrio"/>
      </w:pPr>
      <w:hyperlink r:id="rId2" w:history="1">
        <w:r w:rsidRPr="00DA7BBA">
          <w:rPr>
            <w:rStyle w:val="Hyperlink"/>
          </w:rPr>
          <w:t>https://www.condsis.com/</w:t>
        </w:r>
      </w:hyperlink>
    </w:p>
    <w:p w14:paraId="7856BC1B" w14:textId="2A1BAEF0" w:rsidR="00797FC9" w:rsidRDefault="00797FC9">
      <w:pPr>
        <w:pStyle w:val="Textodecomentrio"/>
      </w:pPr>
      <w:hyperlink r:id="rId3" w:history="1">
        <w:r w:rsidRPr="00DA7BBA">
          <w:rPr>
            <w:rStyle w:val="Hyperlink"/>
          </w:rPr>
          <w:t>https://condobox.com.br/</w:t>
        </w:r>
      </w:hyperlink>
    </w:p>
    <w:p w14:paraId="5C1F2200" w14:textId="210B5509" w:rsidR="00797FC9" w:rsidRDefault="00797FC9">
      <w:pPr>
        <w:pStyle w:val="Textodecomentrio"/>
      </w:pPr>
      <w:hyperlink r:id="rId4" w:history="1">
        <w:r w:rsidRPr="00DA7BBA">
          <w:rPr>
            <w:rStyle w:val="Hyperlink"/>
          </w:rPr>
          <w:t>https://townsq.com.br/</w:t>
        </w:r>
      </w:hyperlink>
    </w:p>
    <w:p w14:paraId="30F2D32E" w14:textId="12D6F91A" w:rsidR="00797FC9" w:rsidRDefault="00797FC9">
      <w:pPr>
        <w:pStyle w:val="Textodecomentrio"/>
      </w:pPr>
    </w:p>
  </w:comment>
  <w:comment w:id="154" w:author="Ricardo Massao Kagami Zanotto" w:date="2020-09-25T19:19:00Z" w:initials="RMKZ">
    <w:p w14:paraId="110A28E9" w14:textId="6B579758" w:rsidR="00797FC9" w:rsidRDefault="00797FC9">
      <w:pPr>
        <w:pStyle w:val="Textodecomentrio"/>
      </w:pPr>
      <w:r>
        <w:rPr>
          <w:rStyle w:val="Refdecomentrio"/>
        </w:rPr>
        <w:annotationRef/>
      </w:r>
      <w:r>
        <w:t xml:space="preserve">aqui vocês vão pegar os problemas apresentado na seção anterior e irão falar porquê é interessante o desenvolvimento do sistema e como ele irá ajudar na </w:t>
      </w:r>
      <w:proofErr w:type="spellStart"/>
      <w:r>
        <w:t>jestão</w:t>
      </w:r>
      <w:proofErr w:type="spellEnd"/>
    </w:p>
  </w:comment>
  <w:comment w:id="196" w:author="Ricardo Massao Kagami Zanotto" w:date="2020-09-25T19:22:00Z" w:initials="RMKZ">
    <w:p w14:paraId="7336A967" w14:textId="67EF48F0" w:rsidR="00797FC9" w:rsidRDefault="00797FC9">
      <w:pPr>
        <w:pStyle w:val="Textodecomentrio"/>
      </w:pPr>
      <w:r>
        <w:rPr>
          <w:rStyle w:val="Refdecomentrio"/>
        </w:rPr>
        <w:annotationRef/>
      </w:r>
      <w:r>
        <w:t xml:space="preserve">tenho uma preocupação quando é apresentado o nome de um condomínio </w:t>
      </w:r>
      <w:proofErr w:type="spellStart"/>
      <w:r>
        <w:t>espercífico</w:t>
      </w:r>
      <w:proofErr w:type="spellEnd"/>
      <w:r>
        <w:t>, teremos que discutir a respeito.</w:t>
      </w:r>
    </w:p>
  </w:comment>
  <w:comment w:id="224" w:author="Ricardo Massao Kagami Zanotto" w:date="2020-09-25T19:27:00Z" w:initials="RMKZ">
    <w:p w14:paraId="5E7A4FD9" w14:textId="37CCD933" w:rsidR="00797FC9" w:rsidRDefault="00797FC9">
      <w:pPr>
        <w:pStyle w:val="Textodecomentrio"/>
      </w:pPr>
      <w:r>
        <w:rPr>
          <w:rStyle w:val="Refdecomentrio"/>
        </w:rPr>
        <w:annotationRef/>
      </w:r>
      <w:r>
        <w:t xml:space="preserve">Metodologia </w:t>
      </w:r>
      <w:proofErr w:type="spellStart"/>
      <w:r>
        <w:t>Agile</w:t>
      </w:r>
      <w:proofErr w:type="spellEnd"/>
      <w:r>
        <w:t>?</w:t>
      </w:r>
    </w:p>
  </w:comment>
  <w:comment w:id="226" w:author="Ricardo Massao Kagami Zanotto" w:date="2020-09-25T19:27:00Z" w:initials="RMKZ">
    <w:p w14:paraId="1A664B70" w14:textId="2FFA50BA" w:rsidR="00797FC9" w:rsidRDefault="00797FC9">
      <w:pPr>
        <w:pStyle w:val="Textodecomentrio"/>
      </w:pPr>
      <w:r>
        <w:rPr>
          <w:rStyle w:val="Refdecomentrio"/>
        </w:rPr>
        <w:annotationRef/>
      </w:r>
      <w:r>
        <w:t>Precisa de referência</w:t>
      </w:r>
    </w:p>
  </w:comment>
  <w:comment w:id="246" w:author="Ricardo Massao Kagami Zanotto" w:date="2020-09-25T19:42:00Z" w:initials="RMKZ">
    <w:p w14:paraId="09C41F5A" w14:textId="1DCEBD45" w:rsidR="00797FC9" w:rsidRDefault="00797FC9">
      <w:pPr>
        <w:pStyle w:val="Textodecomentrio"/>
      </w:pPr>
      <w:r>
        <w:rPr>
          <w:rStyle w:val="Refdecomentrio"/>
        </w:rPr>
        <w:annotationRef/>
      </w:r>
      <w:r>
        <w:t>Adicionar a referência</w:t>
      </w:r>
    </w:p>
  </w:comment>
  <w:comment w:id="313" w:author="Ricardo Massao Kagami Zanotto" w:date="2020-09-25T19:46:00Z" w:initials="RMKZ">
    <w:p w14:paraId="0F14DFF0" w14:textId="0F5CD602" w:rsidR="00797FC9" w:rsidRDefault="00797FC9">
      <w:pPr>
        <w:pStyle w:val="Textodecomentrio"/>
      </w:pPr>
      <w:r>
        <w:rPr>
          <w:rStyle w:val="Refdecomentrio"/>
        </w:rPr>
        <w:annotationRef/>
      </w:r>
      <w:r>
        <w:t>Até o momento, não foi introduzido que haveria um cliente específico</w:t>
      </w:r>
    </w:p>
  </w:comment>
  <w:comment w:id="329" w:author="José Caetano Faganello" w:date="2020-09-23T19:58:00Z" w:initials="JCF">
    <w:p w14:paraId="0411DEA1" w14:textId="77777777" w:rsidR="00797FC9" w:rsidRDefault="00797FC9">
      <w:pPr>
        <w:pStyle w:val="Textodecomentrio"/>
      </w:pPr>
      <w:r>
        <w:rPr>
          <w:rStyle w:val="Refdecomentrio"/>
        </w:rPr>
        <w:annotationRef/>
      </w:r>
      <w:r>
        <w:t>A partir daqui não revisar</w:t>
      </w:r>
    </w:p>
    <w:p w14:paraId="7CDEACEE" w14:textId="7598DAE1" w:rsidR="00797FC9" w:rsidRDefault="00797FC9">
      <w:pPr>
        <w:pStyle w:val="Textodecomentrio"/>
      </w:pPr>
    </w:p>
  </w:comment>
  <w:comment w:id="339" w:author="Ricardo Massao Kagami Zanotto" w:date="2020-09-25T19:48:00Z" w:initials="RMKZ">
    <w:p w14:paraId="4D98A1C3" w14:textId="00151853" w:rsidR="00797FC9" w:rsidRDefault="00797FC9">
      <w:pPr>
        <w:pStyle w:val="Textodecomentrio"/>
      </w:pPr>
      <w:r>
        <w:rPr>
          <w:rStyle w:val="Refdecomentrio"/>
        </w:rPr>
        <w:annotationRef/>
      </w:r>
      <w:r>
        <w:t xml:space="preserve">Pode ser melhor explorado, quebrando este texto em 3 e detalhando os problemas que aparecem com as soluções atualmente </w:t>
      </w:r>
      <w:proofErr w:type="spellStart"/>
      <w:r>
        <w:t>utilziadas</w:t>
      </w:r>
      <w:proofErr w:type="spellEnd"/>
    </w:p>
  </w:comment>
  <w:comment w:id="364" w:author="Ricardo Massao Kagami Zanotto" w:date="2020-09-25T19:52:00Z" w:initials="RMKZ">
    <w:p w14:paraId="70B6BE2A" w14:textId="2DAA4D1E" w:rsidR="00797FC9" w:rsidRDefault="00797FC9">
      <w:pPr>
        <w:pStyle w:val="Textodecomentrio"/>
      </w:pPr>
      <w:r>
        <w:rPr>
          <w:rStyle w:val="Refdecomentrio"/>
        </w:rPr>
        <w:annotationRef/>
      </w:r>
    </w:p>
  </w:comment>
  <w:comment w:id="366" w:author="Ricardo Massao Kagami Zanotto" w:date="2020-09-25T19:53:00Z" w:initials="RMKZ">
    <w:p w14:paraId="5E383FE9" w14:textId="7ED77932" w:rsidR="00797FC9" w:rsidRDefault="00797FC9">
      <w:pPr>
        <w:pStyle w:val="Textodecomentrio"/>
      </w:pPr>
      <w:r>
        <w:rPr>
          <w:rStyle w:val="Refdecomentrio"/>
        </w:rPr>
        <w:annotationRef/>
      </w:r>
      <w:r>
        <w:t xml:space="preserve">Descrever um pouco e incluir as referências de todas as ferramentas que serão utilizadas (IDE Eclipse, Java, Angular.js, </w:t>
      </w:r>
      <w:proofErr w:type="spellStart"/>
      <w:r>
        <w:t>MySql</w:t>
      </w:r>
      <w:proofErr w:type="spellEnd"/>
      <w:r>
        <w:t>, etc.)</w:t>
      </w:r>
    </w:p>
  </w:comment>
  <w:comment w:id="371" w:author="Ricardo Massao Kagami Zanotto" w:date="2020-09-25T19:54:00Z" w:initials="RMKZ">
    <w:p w14:paraId="2B516AD3" w14:textId="3368C387" w:rsidR="00797FC9" w:rsidRDefault="00797FC9">
      <w:pPr>
        <w:pStyle w:val="Textodecomentrio"/>
      </w:pPr>
      <w:r>
        <w:rPr>
          <w:rStyle w:val="Refdecomentrio"/>
        </w:rPr>
        <w:annotationRef/>
      </w:r>
      <w:r>
        <w:t xml:space="preserve">Nesta seção, espera-se que seja apresentado uma visão aproximada, para caso o projeto fosse ser pago para que vocês desenvolvessem, então custo de mão-de-obra de acordo com o planejamento das Sprints, custo com equipamentos (computadores), licenças, internet, luz... </w:t>
      </w:r>
    </w:p>
  </w:comment>
  <w:comment w:id="394" w:author="Ricardo Massao Kagami Zanotto" w:date="2020-09-25T19:57:00Z" w:initials="RMKZ">
    <w:p w14:paraId="3B3FB53F" w14:textId="2E89F6D8" w:rsidR="00797FC9" w:rsidRDefault="00797FC9">
      <w:pPr>
        <w:pStyle w:val="Textodecomentrio"/>
      </w:pPr>
      <w:r>
        <w:rPr>
          <w:rStyle w:val="Refdecomentrio"/>
        </w:rPr>
        <w:annotationRef/>
      </w:r>
      <w:r>
        <w:t>Creio que apresentar os casos de uso em tabelas fique mais organizado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3D52E3" w15:done="0"/>
  <w15:commentEx w15:paraId="3A42EE1A" w15:done="0"/>
  <w15:commentEx w15:paraId="13E5F899" w15:done="0"/>
  <w15:commentEx w15:paraId="55BD4C50" w15:done="0"/>
  <w15:commentEx w15:paraId="0A0C93A7" w15:done="0"/>
  <w15:commentEx w15:paraId="6FB16F0F" w15:done="0"/>
  <w15:commentEx w15:paraId="6F36FD1A" w15:done="0"/>
  <w15:commentEx w15:paraId="5BCC14F2" w15:done="0"/>
  <w15:commentEx w15:paraId="30F2D32E" w15:done="0"/>
  <w15:commentEx w15:paraId="110A28E9" w15:done="0"/>
  <w15:commentEx w15:paraId="7336A967" w15:done="0"/>
  <w15:commentEx w15:paraId="5E7A4FD9" w15:done="0"/>
  <w15:commentEx w15:paraId="1A664B70" w15:done="0"/>
  <w15:commentEx w15:paraId="09C41F5A" w15:done="0"/>
  <w15:commentEx w15:paraId="0F14DFF0" w15:done="0"/>
  <w15:commentEx w15:paraId="7CDEACEE" w15:done="1"/>
  <w15:commentEx w15:paraId="4D98A1C3" w15:done="0"/>
  <w15:commentEx w15:paraId="70B6BE2A" w15:done="0"/>
  <w15:commentEx w15:paraId="5E383FE9" w15:done="0"/>
  <w15:commentEx w15:paraId="2B516AD3" w15:done="0"/>
  <w15:commentEx w15:paraId="3B3FB5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8A403" w16cex:dateUtc="2020-09-25T20:14:00Z"/>
  <w16cex:commentExtensible w16cex:durableId="2318A41A" w16cex:dateUtc="2020-09-25T20:15:00Z"/>
  <w16cex:commentExtensible w16cex:durableId="2318A42D" w16cex:dateUtc="2020-09-25T20:15:00Z"/>
  <w16cex:commentExtensible w16cex:durableId="2318BE5A" w16cex:dateUtc="2020-09-25T22:07:00Z"/>
  <w16cex:commentExtensible w16cex:durableId="2318A4A5" w16cex:dateUtc="2020-09-25T20:17:00Z"/>
  <w16cex:commentExtensible w16cex:durableId="2318A581" w16cex:dateUtc="2020-09-25T20:21:00Z"/>
  <w16cex:commentExtensible w16cex:durableId="2318C12E" w16cex:dateUtc="2020-09-25T22:19:00Z"/>
  <w16cex:commentExtensible w16cex:durableId="2318BF6D" w16cex:dateUtc="2020-09-25T22:11:00Z"/>
  <w16cex:commentExtensible w16cex:durableId="2318BFFE" w16cex:dateUtc="2020-09-25T22:14:00Z"/>
  <w16cex:commentExtensible w16cex:durableId="2318C151" w16cex:dateUtc="2020-09-25T22:19:00Z"/>
  <w16cex:commentExtensible w16cex:durableId="2318C20A" w16cex:dateUtc="2020-09-25T22:22:00Z"/>
  <w16cex:commentExtensible w16cex:durableId="2318C318" w16cex:dateUtc="2020-09-25T22:27:00Z"/>
  <w16cex:commentExtensible w16cex:durableId="2318C33F" w16cex:dateUtc="2020-09-25T22:27:00Z"/>
  <w16cex:commentExtensible w16cex:durableId="2318C6B1" w16cex:dateUtc="2020-09-25T22:42:00Z"/>
  <w16cex:commentExtensible w16cex:durableId="2318C7A9" w16cex:dateUtc="2020-09-25T22:46:00Z"/>
  <w16cex:commentExtensible w16cex:durableId="2316276B" w16cex:dateUtc="2020-09-23T22:58:00Z"/>
  <w16cex:commentExtensible w16cex:durableId="2318C815" w16cex:dateUtc="2020-09-25T22:48:00Z"/>
  <w16cex:commentExtensible w16cex:durableId="2318C905" w16cex:dateUtc="2020-09-25T22:52:00Z"/>
  <w16cex:commentExtensible w16cex:durableId="2318C93A" w16cex:dateUtc="2020-09-25T22:53:00Z"/>
  <w16cex:commentExtensible w16cex:durableId="2318C977" w16cex:dateUtc="2020-09-25T22:54:00Z"/>
  <w16cex:commentExtensible w16cex:durableId="2318CA3B" w16cex:dateUtc="2020-09-25T22: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3D52E3" w16cid:durableId="2318A403"/>
  <w16cid:commentId w16cid:paraId="3A42EE1A" w16cid:durableId="2318A41A"/>
  <w16cid:commentId w16cid:paraId="13E5F899" w16cid:durableId="2318A42D"/>
  <w16cid:commentId w16cid:paraId="55BD4C50" w16cid:durableId="2318BE5A"/>
  <w16cid:commentId w16cid:paraId="0A0C93A7" w16cid:durableId="2318A4A5"/>
  <w16cid:commentId w16cid:paraId="6FB16F0F" w16cid:durableId="2318A581"/>
  <w16cid:commentId w16cid:paraId="6F36FD1A" w16cid:durableId="2318C12E"/>
  <w16cid:commentId w16cid:paraId="5BCC14F2" w16cid:durableId="2318BF6D"/>
  <w16cid:commentId w16cid:paraId="30F2D32E" w16cid:durableId="2318BFFE"/>
  <w16cid:commentId w16cid:paraId="110A28E9" w16cid:durableId="2318C151"/>
  <w16cid:commentId w16cid:paraId="7336A967" w16cid:durableId="2318C20A"/>
  <w16cid:commentId w16cid:paraId="5E7A4FD9" w16cid:durableId="2318C318"/>
  <w16cid:commentId w16cid:paraId="1A664B70" w16cid:durableId="2318C33F"/>
  <w16cid:commentId w16cid:paraId="09C41F5A" w16cid:durableId="2318C6B1"/>
  <w16cid:commentId w16cid:paraId="0F14DFF0" w16cid:durableId="2318C7A9"/>
  <w16cid:commentId w16cid:paraId="7CDEACEE" w16cid:durableId="2316276B"/>
  <w16cid:commentId w16cid:paraId="4D98A1C3" w16cid:durableId="2318C815"/>
  <w16cid:commentId w16cid:paraId="70B6BE2A" w16cid:durableId="2318C905"/>
  <w16cid:commentId w16cid:paraId="5E383FE9" w16cid:durableId="2318C93A"/>
  <w16cid:commentId w16cid:paraId="2B516AD3" w16cid:durableId="2318C977"/>
  <w16cid:commentId w16cid:paraId="3B3FB53F" w16cid:durableId="2318CA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D2C79" w14:textId="77777777" w:rsidR="00F33FC3" w:rsidRDefault="00F33FC3" w:rsidP="00F9687E">
      <w:pPr>
        <w:pStyle w:val="Texto"/>
        <w:spacing w:line="240" w:lineRule="auto"/>
      </w:pPr>
      <w:r>
        <w:separator/>
      </w:r>
    </w:p>
  </w:endnote>
  <w:endnote w:type="continuationSeparator" w:id="0">
    <w:p w14:paraId="2CBDAED2" w14:textId="77777777" w:rsidR="00F33FC3" w:rsidRDefault="00F33FC3"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4B3F25" w14:textId="77777777" w:rsidR="00F33FC3" w:rsidRDefault="00F33FC3" w:rsidP="004E36B6">
      <w:pPr>
        <w:pStyle w:val="Texto"/>
        <w:spacing w:line="240" w:lineRule="auto"/>
        <w:ind w:firstLine="0"/>
      </w:pPr>
      <w:r>
        <w:t xml:space="preserve">_______________ </w:t>
      </w:r>
    </w:p>
    <w:p w14:paraId="5AC23AA4" w14:textId="77777777" w:rsidR="00F33FC3" w:rsidRDefault="00F33FC3" w:rsidP="004E36B6">
      <w:pPr>
        <w:pStyle w:val="Texto"/>
        <w:spacing w:line="240" w:lineRule="auto"/>
        <w:ind w:firstLine="0"/>
      </w:pPr>
    </w:p>
  </w:footnote>
  <w:footnote w:type="continuationSeparator" w:id="0">
    <w:p w14:paraId="77652D4D" w14:textId="77777777" w:rsidR="00F33FC3" w:rsidRDefault="00F33FC3"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797FC9" w:rsidRDefault="00797FC9"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797FC9" w:rsidRDefault="00797FC9"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797FC9" w:rsidRDefault="00797FC9">
    <w:pPr>
      <w:pStyle w:val="Cabealho"/>
      <w:jc w:val="right"/>
    </w:pPr>
  </w:p>
  <w:p w14:paraId="4C351B24" w14:textId="77777777" w:rsidR="00797FC9" w:rsidRDefault="00797FC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797FC9" w:rsidRDefault="00797FC9">
    <w:pPr>
      <w:pStyle w:val="Cabealho"/>
      <w:jc w:val="right"/>
    </w:pPr>
  </w:p>
  <w:p w14:paraId="4C351B26" w14:textId="77777777" w:rsidR="00797FC9" w:rsidRDefault="00797FC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797FC9" w:rsidRDefault="00797FC9"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797FC9" w:rsidRDefault="00797FC9" w:rsidP="00162D2F">
    <w:pPr>
      <w:pStyle w:val="Cabealho"/>
      <w:jc w:val="both"/>
    </w:pPr>
  </w:p>
  <w:p w14:paraId="44E33B53" w14:textId="77777777" w:rsidR="00797FC9" w:rsidRDefault="00797F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ardo Massao Kagami Zanotto">
    <w15:presenceInfo w15:providerId="None" w15:userId="Ricardo Massao Kagami Zanotto"/>
  </w15:person>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hideSpellingErrors/>
  <w:proofState w:spelling="clean" w:grammar="clean"/>
  <w:attachedTemplate r:id="rId1"/>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373CF"/>
    <w:rsid w:val="00037417"/>
    <w:rsid w:val="000448FD"/>
    <w:rsid w:val="00045571"/>
    <w:rsid w:val="000476AE"/>
    <w:rsid w:val="00047F99"/>
    <w:rsid w:val="000532F9"/>
    <w:rsid w:val="00061C57"/>
    <w:rsid w:val="00065528"/>
    <w:rsid w:val="000670B0"/>
    <w:rsid w:val="000811AE"/>
    <w:rsid w:val="00082055"/>
    <w:rsid w:val="0008438A"/>
    <w:rsid w:val="00086723"/>
    <w:rsid w:val="00087AB2"/>
    <w:rsid w:val="0009102C"/>
    <w:rsid w:val="000943D1"/>
    <w:rsid w:val="0009715B"/>
    <w:rsid w:val="000971BC"/>
    <w:rsid w:val="000A1E45"/>
    <w:rsid w:val="000A3235"/>
    <w:rsid w:val="000A4F21"/>
    <w:rsid w:val="000B7BF2"/>
    <w:rsid w:val="000B7C89"/>
    <w:rsid w:val="000C384D"/>
    <w:rsid w:val="000D1FC9"/>
    <w:rsid w:val="000D7739"/>
    <w:rsid w:val="000E5871"/>
    <w:rsid w:val="000E61F7"/>
    <w:rsid w:val="000F1176"/>
    <w:rsid w:val="000F1E78"/>
    <w:rsid w:val="000F310E"/>
    <w:rsid w:val="000F5A7B"/>
    <w:rsid w:val="000F5CAD"/>
    <w:rsid w:val="000F7B10"/>
    <w:rsid w:val="0010306C"/>
    <w:rsid w:val="00105268"/>
    <w:rsid w:val="00105FF9"/>
    <w:rsid w:val="0010603B"/>
    <w:rsid w:val="0011047D"/>
    <w:rsid w:val="0011329D"/>
    <w:rsid w:val="00117493"/>
    <w:rsid w:val="0012133D"/>
    <w:rsid w:val="00121D72"/>
    <w:rsid w:val="001220A4"/>
    <w:rsid w:val="00127ED8"/>
    <w:rsid w:val="00131ADB"/>
    <w:rsid w:val="00131E56"/>
    <w:rsid w:val="001359A7"/>
    <w:rsid w:val="00136A2E"/>
    <w:rsid w:val="00146B99"/>
    <w:rsid w:val="00146B9E"/>
    <w:rsid w:val="001540CB"/>
    <w:rsid w:val="00154ACF"/>
    <w:rsid w:val="001604DA"/>
    <w:rsid w:val="00162D2F"/>
    <w:rsid w:val="001650AA"/>
    <w:rsid w:val="0016575A"/>
    <w:rsid w:val="001855A0"/>
    <w:rsid w:val="00190E4C"/>
    <w:rsid w:val="00193628"/>
    <w:rsid w:val="00193AA7"/>
    <w:rsid w:val="00195360"/>
    <w:rsid w:val="001A2423"/>
    <w:rsid w:val="001A4F2A"/>
    <w:rsid w:val="001A562A"/>
    <w:rsid w:val="001A56BB"/>
    <w:rsid w:val="001B2BA2"/>
    <w:rsid w:val="001B4720"/>
    <w:rsid w:val="001C0AEF"/>
    <w:rsid w:val="001C1B7F"/>
    <w:rsid w:val="001C5678"/>
    <w:rsid w:val="001C7B39"/>
    <w:rsid w:val="001D2FA5"/>
    <w:rsid w:val="001D5242"/>
    <w:rsid w:val="001D77BC"/>
    <w:rsid w:val="001E3DDF"/>
    <w:rsid w:val="001E6942"/>
    <w:rsid w:val="001F7B7C"/>
    <w:rsid w:val="001F7BED"/>
    <w:rsid w:val="00202D45"/>
    <w:rsid w:val="00204A81"/>
    <w:rsid w:val="00205FD9"/>
    <w:rsid w:val="00210AFB"/>
    <w:rsid w:val="00213336"/>
    <w:rsid w:val="00213C9B"/>
    <w:rsid w:val="002149F4"/>
    <w:rsid w:val="00235518"/>
    <w:rsid w:val="002357CB"/>
    <w:rsid w:val="00240609"/>
    <w:rsid w:val="0024397A"/>
    <w:rsid w:val="00244B2E"/>
    <w:rsid w:val="0024506F"/>
    <w:rsid w:val="00250B56"/>
    <w:rsid w:val="0025649A"/>
    <w:rsid w:val="00262370"/>
    <w:rsid w:val="00263A12"/>
    <w:rsid w:val="0026775C"/>
    <w:rsid w:val="00282496"/>
    <w:rsid w:val="002864A1"/>
    <w:rsid w:val="002865FD"/>
    <w:rsid w:val="00290AE9"/>
    <w:rsid w:val="00292441"/>
    <w:rsid w:val="00293B42"/>
    <w:rsid w:val="002945EC"/>
    <w:rsid w:val="00295866"/>
    <w:rsid w:val="002A21C8"/>
    <w:rsid w:val="002A5086"/>
    <w:rsid w:val="002A5523"/>
    <w:rsid w:val="002A710F"/>
    <w:rsid w:val="002B4003"/>
    <w:rsid w:val="002C0BE4"/>
    <w:rsid w:val="002C1111"/>
    <w:rsid w:val="002C2817"/>
    <w:rsid w:val="002C5C30"/>
    <w:rsid w:val="002D1AB6"/>
    <w:rsid w:val="002D3CCD"/>
    <w:rsid w:val="002D4CF2"/>
    <w:rsid w:val="002E1670"/>
    <w:rsid w:val="002E1D99"/>
    <w:rsid w:val="002E442D"/>
    <w:rsid w:val="002E60F9"/>
    <w:rsid w:val="002F268B"/>
    <w:rsid w:val="0030158E"/>
    <w:rsid w:val="00304FB5"/>
    <w:rsid w:val="003071E4"/>
    <w:rsid w:val="00307C01"/>
    <w:rsid w:val="0031213E"/>
    <w:rsid w:val="00313763"/>
    <w:rsid w:val="0031425E"/>
    <w:rsid w:val="003143CB"/>
    <w:rsid w:val="003156D5"/>
    <w:rsid w:val="0032467C"/>
    <w:rsid w:val="00326018"/>
    <w:rsid w:val="003264BF"/>
    <w:rsid w:val="003271B5"/>
    <w:rsid w:val="003273FC"/>
    <w:rsid w:val="003276C6"/>
    <w:rsid w:val="0033401D"/>
    <w:rsid w:val="0033532F"/>
    <w:rsid w:val="00341F21"/>
    <w:rsid w:val="00343CF5"/>
    <w:rsid w:val="00345084"/>
    <w:rsid w:val="0035265B"/>
    <w:rsid w:val="0036012B"/>
    <w:rsid w:val="003604FB"/>
    <w:rsid w:val="00370D54"/>
    <w:rsid w:val="003731E8"/>
    <w:rsid w:val="00375062"/>
    <w:rsid w:val="0037673B"/>
    <w:rsid w:val="00377318"/>
    <w:rsid w:val="00377742"/>
    <w:rsid w:val="0037786D"/>
    <w:rsid w:val="00390FD5"/>
    <w:rsid w:val="00397053"/>
    <w:rsid w:val="003A4886"/>
    <w:rsid w:val="003B01D7"/>
    <w:rsid w:val="003C0855"/>
    <w:rsid w:val="003C3D73"/>
    <w:rsid w:val="003C571D"/>
    <w:rsid w:val="003D0582"/>
    <w:rsid w:val="003D0AE4"/>
    <w:rsid w:val="003E0B60"/>
    <w:rsid w:val="003E11B7"/>
    <w:rsid w:val="003E2AD5"/>
    <w:rsid w:val="003E4EEF"/>
    <w:rsid w:val="003E4FA0"/>
    <w:rsid w:val="003F11E7"/>
    <w:rsid w:val="003F5BA6"/>
    <w:rsid w:val="003F6059"/>
    <w:rsid w:val="00400292"/>
    <w:rsid w:val="00402F34"/>
    <w:rsid w:val="00403105"/>
    <w:rsid w:val="004043F0"/>
    <w:rsid w:val="00405063"/>
    <w:rsid w:val="004057D3"/>
    <w:rsid w:val="0040653F"/>
    <w:rsid w:val="00414B7F"/>
    <w:rsid w:val="00414EDE"/>
    <w:rsid w:val="00430AE5"/>
    <w:rsid w:val="00433653"/>
    <w:rsid w:val="00435156"/>
    <w:rsid w:val="00436D6E"/>
    <w:rsid w:val="00440A51"/>
    <w:rsid w:val="00440F28"/>
    <w:rsid w:val="0044502A"/>
    <w:rsid w:val="00445106"/>
    <w:rsid w:val="004458AC"/>
    <w:rsid w:val="00446249"/>
    <w:rsid w:val="00452CA0"/>
    <w:rsid w:val="00455524"/>
    <w:rsid w:val="00455741"/>
    <w:rsid w:val="00463704"/>
    <w:rsid w:val="00464853"/>
    <w:rsid w:val="0047175D"/>
    <w:rsid w:val="00471F0E"/>
    <w:rsid w:val="004773F5"/>
    <w:rsid w:val="00480AFD"/>
    <w:rsid w:val="004814B8"/>
    <w:rsid w:val="00481EE3"/>
    <w:rsid w:val="00483FF9"/>
    <w:rsid w:val="00487E5C"/>
    <w:rsid w:val="00491934"/>
    <w:rsid w:val="004975B9"/>
    <w:rsid w:val="004A3FE1"/>
    <w:rsid w:val="004B2561"/>
    <w:rsid w:val="004B3900"/>
    <w:rsid w:val="004B5DC8"/>
    <w:rsid w:val="004C002B"/>
    <w:rsid w:val="004C34F6"/>
    <w:rsid w:val="004C3AE0"/>
    <w:rsid w:val="004C61AB"/>
    <w:rsid w:val="004E36B6"/>
    <w:rsid w:val="004F147C"/>
    <w:rsid w:val="004F3117"/>
    <w:rsid w:val="004F3813"/>
    <w:rsid w:val="004F4017"/>
    <w:rsid w:val="004F4DF0"/>
    <w:rsid w:val="005057E5"/>
    <w:rsid w:val="00505DE0"/>
    <w:rsid w:val="00507F44"/>
    <w:rsid w:val="00510108"/>
    <w:rsid w:val="005139F0"/>
    <w:rsid w:val="00513CE1"/>
    <w:rsid w:val="005162B1"/>
    <w:rsid w:val="005175AC"/>
    <w:rsid w:val="00517DF9"/>
    <w:rsid w:val="00520A5A"/>
    <w:rsid w:val="00522344"/>
    <w:rsid w:val="00524F71"/>
    <w:rsid w:val="0052607A"/>
    <w:rsid w:val="00531549"/>
    <w:rsid w:val="00531563"/>
    <w:rsid w:val="005318F3"/>
    <w:rsid w:val="00531A1D"/>
    <w:rsid w:val="00531C52"/>
    <w:rsid w:val="00533540"/>
    <w:rsid w:val="00536EAE"/>
    <w:rsid w:val="00540999"/>
    <w:rsid w:val="005436E3"/>
    <w:rsid w:val="00547081"/>
    <w:rsid w:val="0055126B"/>
    <w:rsid w:val="00552BC4"/>
    <w:rsid w:val="005537F4"/>
    <w:rsid w:val="005565D9"/>
    <w:rsid w:val="00560122"/>
    <w:rsid w:val="00560734"/>
    <w:rsid w:val="005667F6"/>
    <w:rsid w:val="005675CC"/>
    <w:rsid w:val="005723F8"/>
    <w:rsid w:val="00574832"/>
    <w:rsid w:val="005757B6"/>
    <w:rsid w:val="00581676"/>
    <w:rsid w:val="00586EDD"/>
    <w:rsid w:val="00587F67"/>
    <w:rsid w:val="005905A0"/>
    <w:rsid w:val="00592CC9"/>
    <w:rsid w:val="005953E8"/>
    <w:rsid w:val="005A266C"/>
    <w:rsid w:val="005A3502"/>
    <w:rsid w:val="005A5EF2"/>
    <w:rsid w:val="005B0648"/>
    <w:rsid w:val="005B2A0C"/>
    <w:rsid w:val="005B43FC"/>
    <w:rsid w:val="005B5519"/>
    <w:rsid w:val="005B58CE"/>
    <w:rsid w:val="005C1021"/>
    <w:rsid w:val="005D1193"/>
    <w:rsid w:val="005D4CAD"/>
    <w:rsid w:val="005D55C1"/>
    <w:rsid w:val="005D6195"/>
    <w:rsid w:val="005E12B2"/>
    <w:rsid w:val="005E1ACB"/>
    <w:rsid w:val="005E303A"/>
    <w:rsid w:val="005E365D"/>
    <w:rsid w:val="005E5835"/>
    <w:rsid w:val="005E6D42"/>
    <w:rsid w:val="005E70C9"/>
    <w:rsid w:val="005E7125"/>
    <w:rsid w:val="005E7C21"/>
    <w:rsid w:val="005F624E"/>
    <w:rsid w:val="00601336"/>
    <w:rsid w:val="0060211A"/>
    <w:rsid w:val="00605733"/>
    <w:rsid w:val="0061409D"/>
    <w:rsid w:val="006217E6"/>
    <w:rsid w:val="00627151"/>
    <w:rsid w:val="00633C18"/>
    <w:rsid w:val="00634B00"/>
    <w:rsid w:val="00641BBD"/>
    <w:rsid w:val="0065018E"/>
    <w:rsid w:val="006526FD"/>
    <w:rsid w:val="0065275F"/>
    <w:rsid w:val="006528FF"/>
    <w:rsid w:val="00652A88"/>
    <w:rsid w:val="00652F54"/>
    <w:rsid w:val="00653F6F"/>
    <w:rsid w:val="00657907"/>
    <w:rsid w:val="006676BF"/>
    <w:rsid w:val="00667876"/>
    <w:rsid w:val="00674D14"/>
    <w:rsid w:val="00675A7C"/>
    <w:rsid w:val="00684DA3"/>
    <w:rsid w:val="00690920"/>
    <w:rsid w:val="00694163"/>
    <w:rsid w:val="006951E9"/>
    <w:rsid w:val="00695EE7"/>
    <w:rsid w:val="006A7348"/>
    <w:rsid w:val="006B0872"/>
    <w:rsid w:val="006B112A"/>
    <w:rsid w:val="006B2B32"/>
    <w:rsid w:val="006B4772"/>
    <w:rsid w:val="006C1154"/>
    <w:rsid w:val="006C41F7"/>
    <w:rsid w:val="006D27E2"/>
    <w:rsid w:val="006E056B"/>
    <w:rsid w:val="006E0FDE"/>
    <w:rsid w:val="006E28A8"/>
    <w:rsid w:val="006E4E13"/>
    <w:rsid w:val="006E5AF0"/>
    <w:rsid w:val="006F2784"/>
    <w:rsid w:val="006F63FD"/>
    <w:rsid w:val="007003D1"/>
    <w:rsid w:val="00721147"/>
    <w:rsid w:val="00724AFA"/>
    <w:rsid w:val="00734FDD"/>
    <w:rsid w:val="00736272"/>
    <w:rsid w:val="00740F10"/>
    <w:rsid w:val="00743DFD"/>
    <w:rsid w:val="00744120"/>
    <w:rsid w:val="0074567A"/>
    <w:rsid w:val="00751BCD"/>
    <w:rsid w:val="00762224"/>
    <w:rsid w:val="00762619"/>
    <w:rsid w:val="00767ACE"/>
    <w:rsid w:val="00773A9A"/>
    <w:rsid w:val="00774C27"/>
    <w:rsid w:val="00787674"/>
    <w:rsid w:val="0079200D"/>
    <w:rsid w:val="007929BD"/>
    <w:rsid w:val="00794760"/>
    <w:rsid w:val="00796DBD"/>
    <w:rsid w:val="00797FC9"/>
    <w:rsid w:val="007A2FDB"/>
    <w:rsid w:val="007A3534"/>
    <w:rsid w:val="007A7FDC"/>
    <w:rsid w:val="007B0064"/>
    <w:rsid w:val="007B07B2"/>
    <w:rsid w:val="007B4B21"/>
    <w:rsid w:val="007B6B44"/>
    <w:rsid w:val="007C0301"/>
    <w:rsid w:val="007C2076"/>
    <w:rsid w:val="007C7315"/>
    <w:rsid w:val="007C7565"/>
    <w:rsid w:val="007D0948"/>
    <w:rsid w:val="007D2ED8"/>
    <w:rsid w:val="007D353C"/>
    <w:rsid w:val="007E2C84"/>
    <w:rsid w:val="007E7CA2"/>
    <w:rsid w:val="007F0686"/>
    <w:rsid w:val="007F54A5"/>
    <w:rsid w:val="007F57C7"/>
    <w:rsid w:val="007F658E"/>
    <w:rsid w:val="00800D75"/>
    <w:rsid w:val="00807ABE"/>
    <w:rsid w:val="0081127D"/>
    <w:rsid w:val="00820EF6"/>
    <w:rsid w:val="008228CF"/>
    <w:rsid w:val="0082466A"/>
    <w:rsid w:val="0082486D"/>
    <w:rsid w:val="00833141"/>
    <w:rsid w:val="00836056"/>
    <w:rsid w:val="00837DF6"/>
    <w:rsid w:val="0084219A"/>
    <w:rsid w:val="0084695E"/>
    <w:rsid w:val="00847EAD"/>
    <w:rsid w:val="008561E8"/>
    <w:rsid w:val="00860FF3"/>
    <w:rsid w:val="00861004"/>
    <w:rsid w:val="0086671D"/>
    <w:rsid w:val="00866BC1"/>
    <w:rsid w:val="00867CD4"/>
    <w:rsid w:val="008701EA"/>
    <w:rsid w:val="008713DD"/>
    <w:rsid w:val="00873305"/>
    <w:rsid w:val="008754EE"/>
    <w:rsid w:val="00875E39"/>
    <w:rsid w:val="0087774D"/>
    <w:rsid w:val="00885A24"/>
    <w:rsid w:val="00892B3A"/>
    <w:rsid w:val="00893AD2"/>
    <w:rsid w:val="008973F8"/>
    <w:rsid w:val="008A11B1"/>
    <w:rsid w:val="008A1AC1"/>
    <w:rsid w:val="008A2B97"/>
    <w:rsid w:val="008B1318"/>
    <w:rsid w:val="008C2578"/>
    <w:rsid w:val="008C60D9"/>
    <w:rsid w:val="008C69A8"/>
    <w:rsid w:val="008C77FF"/>
    <w:rsid w:val="008D33B1"/>
    <w:rsid w:val="008D40B7"/>
    <w:rsid w:val="008D6941"/>
    <w:rsid w:val="008D6B19"/>
    <w:rsid w:val="008D769D"/>
    <w:rsid w:val="008E19FF"/>
    <w:rsid w:val="008E2511"/>
    <w:rsid w:val="008E5EF7"/>
    <w:rsid w:val="008F1F8F"/>
    <w:rsid w:val="008F43D6"/>
    <w:rsid w:val="00906A14"/>
    <w:rsid w:val="00906E23"/>
    <w:rsid w:val="00907267"/>
    <w:rsid w:val="0090771C"/>
    <w:rsid w:val="00910C57"/>
    <w:rsid w:val="009124A0"/>
    <w:rsid w:val="0091374D"/>
    <w:rsid w:val="009173D7"/>
    <w:rsid w:val="00921EF7"/>
    <w:rsid w:val="00923F93"/>
    <w:rsid w:val="009260CB"/>
    <w:rsid w:val="009327CA"/>
    <w:rsid w:val="0093405E"/>
    <w:rsid w:val="00935D92"/>
    <w:rsid w:val="009406F4"/>
    <w:rsid w:val="00942A99"/>
    <w:rsid w:val="0095617F"/>
    <w:rsid w:val="00962723"/>
    <w:rsid w:val="009628CA"/>
    <w:rsid w:val="00965524"/>
    <w:rsid w:val="00972D8F"/>
    <w:rsid w:val="00973525"/>
    <w:rsid w:val="009946A5"/>
    <w:rsid w:val="009954C6"/>
    <w:rsid w:val="009A1D30"/>
    <w:rsid w:val="009A66FB"/>
    <w:rsid w:val="009A6DD7"/>
    <w:rsid w:val="009B4990"/>
    <w:rsid w:val="009B6D87"/>
    <w:rsid w:val="009B72FB"/>
    <w:rsid w:val="009B7C5A"/>
    <w:rsid w:val="009C689C"/>
    <w:rsid w:val="009C6E13"/>
    <w:rsid w:val="009D1928"/>
    <w:rsid w:val="009D547C"/>
    <w:rsid w:val="009D5E2D"/>
    <w:rsid w:val="009D5F42"/>
    <w:rsid w:val="009E2E51"/>
    <w:rsid w:val="009E3D6B"/>
    <w:rsid w:val="009F4A2C"/>
    <w:rsid w:val="009F7EDB"/>
    <w:rsid w:val="00A01326"/>
    <w:rsid w:val="00A03F05"/>
    <w:rsid w:val="00A067DF"/>
    <w:rsid w:val="00A06BC1"/>
    <w:rsid w:val="00A06C88"/>
    <w:rsid w:val="00A131C6"/>
    <w:rsid w:val="00A165F7"/>
    <w:rsid w:val="00A1669E"/>
    <w:rsid w:val="00A238DD"/>
    <w:rsid w:val="00A3225D"/>
    <w:rsid w:val="00A32531"/>
    <w:rsid w:val="00A35DB4"/>
    <w:rsid w:val="00A378F5"/>
    <w:rsid w:val="00A414D8"/>
    <w:rsid w:val="00A42B4B"/>
    <w:rsid w:val="00A42C46"/>
    <w:rsid w:val="00A43A63"/>
    <w:rsid w:val="00A466BF"/>
    <w:rsid w:val="00A46C28"/>
    <w:rsid w:val="00A474EC"/>
    <w:rsid w:val="00A50563"/>
    <w:rsid w:val="00A54D9E"/>
    <w:rsid w:val="00A54F44"/>
    <w:rsid w:val="00A5552E"/>
    <w:rsid w:val="00A56179"/>
    <w:rsid w:val="00A57A2B"/>
    <w:rsid w:val="00A639B7"/>
    <w:rsid w:val="00A63EA2"/>
    <w:rsid w:val="00A67FCA"/>
    <w:rsid w:val="00A7044E"/>
    <w:rsid w:val="00A70E61"/>
    <w:rsid w:val="00A745EC"/>
    <w:rsid w:val="00A753B9"/>
    <w:rsid w:val="00A7541B"/>
    <w:rsid w:val="00A76163"/>
    <w:rsid w:val="00A818F3"/>
    <w:rsid w:val="00A825C6"/>
    <w:rsid w:val="00A86AEC"/>
    <w:rsid w:val="00A87660"/>
    <w:rsid w:val="00A91042"/>
    <w:rsid w:val="00A932BC"/>
    <w:rsid w:val="00A96486"/>
    <w:rsid w:val="00A96538"/>
    <w:rsid w:val="00AA1B05"/>
    <w:rsid w:val="00AA7538"/>
    <w:rsid w:val="00AB1188"/>
    <w:rsid w:val="00AB1C6A"/>
    <w:rsid w:val="00AB54FF"/>
    <w:rsid w:val="00AB61B6"/>
    <w:rsid w:val="00AB650C"/>
    <w:rsid w:val="00AB79D4"/>
    <w:rsid w:val="00AC1237"/>
    <w:rsid w:val="00AD5200"/>
    <w:rsid w:val="00AD7130"/>
    <w:rsid w:val="00AE0A36"/>
    <w:rsid w:val="00AE0BCE"/>
    <w:rsid w:val="00AE50E9"/>
    <w:rsid w:val="00AE69FF"/>
    <w:rsid w:val="00AE7594"/>
    <w:rsid w:val="00AE7BF0"/>
    <w:rsid w:val="00AF1058"/>
    <w:rsid w:val="00AF2373"/>
    <w:rsid w:val="00AF2C6B"/>
    <w:rsid w:val="00AF428C"/>
    <w:rsid w:val="00AF63C0"/>
    <w:rsid w:val="00B025BB"/>
    <w:rsid w:val="00B04410"/>
    <w:rsid w:val="00B12270"/>
    <w:rsid w:val="00B15923"/>
    <w:rsid w:val="00B17F56"/>
    <w:rsid w:val="00B23DE5"/>
    <w:rsid w:val="00B261C9"/>
    <w:rsid w:val="00B27CBF"/>
    <w:rsid w:val="00B33D36"/>
    <w:rsid w:val="00B40374"/>
    <w:rsid w:val="00B4412B"/>
    <w:rsid w:val="00B44135"/>
    <w:rsid w:val="00B45C38"/>
    <w:rsid w:val="00B47BBF"/>
    <w:rsid w:val="00B47C11"/>
    <w:rsid w:val="00B53166"/>
    <w:rsid w:val="00B55F6E"/>
    <w:rsid w:val="00B5622A"/>
    <w:rsid w:val="00B609BF"/>
    <w:rsid w:val="00B63317"/>
    <w:rsid w:val="00B65AFB"/>
    <w:rsid w:val="00B777D4"/>
    <w:rsid w:val="00B80DD3"/>
    <w:rsid w:val="00B824B8"/>
    <w:rsid w:val="00B849E5"/>
    <w:rsid w:val="00B8589E"/>
    <w:rsid w:val="00B878CF"/>
    <w:rsid w:val="00B93B63"/>
    <w:rsid w:val="00B940CF"/>
    <w:rsid w:val="00B963CC"/>
    <w:rsid w:val="00B9742F"/>
    <w:rsid w:val="00B97BDB"/>
    <w:rsid w:val="00BA0AC8"/>
    <w:rsid w:val="00BA2D6C"/>
    <w:rsid w:val="00BA3C5E"/>
    <w:rsid w:val="00BC0D93"/>
    <w:rsid w:val="00BD15AB"/>
    <w:rsid w:val="00BD2780"/>
    <w:rsid w:val="00BD3BE1"/>
    <w:rsid w:val="00BD3D4F"/>
    <w:rsid w:val="00BD43F7"/>
    <w:rsid w:val="00BE02B3"/>
    <w:rsid w:val="00BE195E"/>
    <w:rsid w:val="00BE3543"/>
    <w:rsid w:val="00BE4586"/>
    <w:rsid w:val="00BE5511"/>
    <w:rsid w:val="00BF0AB4"/>
    <w:rsid w:val="00BF5FB3"/>
    <w:rsid w:val="00BF789F"/>
    <w:rsid w:val="00C00612"/>
    <w:rsid w:val="00C01B7F"/>
    <w:rsid w:val="00C04330"/>
    <w:rsid w:val="00C20113"/>
    <w:rsid w:val="00C24A61"/>
    <w:rsid w:val="00C26B95"/>
    <w:rsid w:val="00C271B8"/>
    <w:rsid w:val="00C33FE3"/>
    <w:rsid w:val="00C358FB"/>
    <w:rsid w:val="00C36311"/>
    <w:rsid w:val="00C36451"/>
    <w:rsid w:val="00C40587"/>
    <w:rsid w:val="00C421EA"/>
    <w:rsid w:val="00C4498F"/>
    <w:rsid w:val="00C50128"/>
    <w:rsid w:val="00C51350"/>
    <w:rsid w:val="00C544C8"/>
    <w:rsid w:val="00C62F4A"/>
    <w:rsid w:val="00C637B2"/>
    <w:rsid w:val="00C64488"/>
    <w:rsid w:val="00C64ADA"/>
    <w:rsid w:val="00C66348"/>
    <w:rsid w:val="00C7799F"/>
    <w:rsid w:val="00C8241E"/>
    <w:rsid w:val="00C8246E"/>
    <w:rsid w:val="00C847B5"/>
    <w:rsid w:val="00C864ED"/>
    <w:rsid w:val="00C91541"/>
    <w:rsid w:val="00C91E90"/>
    <w:rsid w:val="00C92CCA"/>
    <w:rsid w:val="00C95301"/>
    <w:rsid w:val="00CA032C"/>
    <w:rsid w:val="00CA5481"/>
    <w:rsid w:val="00CB006F"/>
    <w:rsid w:val="00CB5DD3"/>
    <w:rsid w:val="00CB6204"/>
    <w:rsid w:val="00CC1C3B"/>
    <w:rsid w:val="00CC1FAE"/>
    <w:rsid w:val="00CC2015"/>
    <w:rsid w:val="00CD45F0"/>
    <w:rsid w:val="00CE01ED"/>
    <w:rsid w:val="00CE4759"/>
    <w:rsid w:val="00CE4DE7"/>
    <w:rsid w:val="00CE5603"/>
    <w:rsid w:val="00CF143F"/>
    <w:rsid w:val="00D02392"/>
    <w:rsid w:val="00D03A7F"/>
    <w:rsid w:val="00D10373"/>
    <w:rsid w:val="00D114B6"/>
    <w:rsid w:val="00D119D7"/>
    <w:rsid w:val="00D12037"/>
    <w:rsid w:val="00D1255F"/>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4088"/>
    <w:rsid w:val="00D55CF1"/>
    <w:rsid w:val="00D66ECD"/>
    <w:rsid w:val="00D7389A"/>
    <w:rsid w:val="00D768A3"/>
    <w:rsid w:val="00D777B2"/>
    <w:rsid w:val="00D81AAA"/>
    <w:rsid w:val="00D81BC9"/>
    <w:rsid w:val="00D86301"/>
    <w:rsid w:val="00D956F8"/>
    <w:rsid w:val="00D95808"/>
    <w:rsid w:val="00D96514"/>
    <w:rsid w:val="00DA26C6"/>
    <w:rsid w:val="00DA4A04"/>
    <w:rsid w:val="00DA4C3C"/>
    <w:rsid w:val="00DB70FA"/>
    <w:rsid w:val="00DC1561"/>
    <w:rsid w:val="00DC37CC"/>
    <w:rsid w:val="00DC462D"/>
    <w:rsid w:val="00DC5679"/>
    <w:rsid w:val="00DC58AE"/>
    <w:rsid w:val="00DC623E"/>
    <w:rsid w:val="00DD0309"/>
    <w:rsid w:val="00DD09F6"/>
    <w:rsid w:val="00DD3CEF"/>
    <w:rsid w:val="00DD475C"/>
    <w:rsid w:val="00DE274D"/>
    <w:rsid w:val="00DE3100"/>
    <w:rsid w:val="00DF20C9"/>
    <w:rsid w:val="00DF4250"/>
    <w:rsid w:val="00E04939"/>
    <w:rsid w:val="00E10A39"/>
    <w:rsid w:val="00E15EAF"/>
    <w:rsid w:val="00E2369F"/>
    <w:rsid w:val="00E27B68"/>
    <w:rsid w:val="00E30890"/>
    <w:rsid w:val="00E31435"/>
    <w:rsid w:val="00E33877"/>
    <w:rsid w:val="00E33B25"/>
    <w:rsid w:val="00E40483"/>
    <w:rsid w:val="00E40C8C"/>
    <w:rsid w:val="00E450A7"/>
    <w:rsid w:val="00E46998"/>
    <w:rsid w:val="00E5431B"/>
    <w:rsid w:val="00E565D8"/>
    <w:rsid w:val="00E56B88"/>
    <w:rsid w:val="00E655CC"/>
    <w:rsid w:val="00E6624C"/>
    <w:rsid w:val="00E71BCD"/>
    <w:rsid w:val="00E7373A"/>
    <w:rsid w:val="00E7511F"/>
    <w:rsid w:val="00E8260B"/>
    <w:rsid w:val="00E862B3"/>
    <w:rsid w:val="00E97518"/>
    <w:rsid w:val="00EA40CA"/>
    <w:rsid w:val="00EA4867"/>
    <w:rsid w:val="00EB15CB"/>
    <w:rsid w:val="00EC6DA5"/>
    <w:rsid w:val="00ED18FA"/>
    <w:rsid w:val="00ED5CA8"/>
    <w:rsid w:val="00ED771E"/>
    <w:rsid w:val="00EE040C"/>
    <w:rsid w:val="00EE3AF8"/>
    <w:rsid w:val="00EE4045"/>
    <w:rsid w:val="00EE6418"/>
    <w:rsid w:val="00EE6FC0"/>
    <w:rsid w:val="00EF0B7A"/>
    <w:rsid w:val="00EF4B77"/>
    <w:rsid w:val="00EF65B9"/>
    <w:rsid w:val="00EF7060"/>
    <w:rsid w:val="00F012C7"/>
    <w:rsid w:val="00F040E7"/>
    <w:rsid w:val="00F0447A"/>
    <w:rsid w:val="00F10553"/>
    <w:rsid w:val="00F105FE"/>
    <w:rsid w:val="00F14169"/>
    <w:rsid w:val="00F27D45"/>
    <w:rsid w:val="00F30BBE"/>
    <w:rsid w:val="00F3304E"/>
    <w:rsid w:val="00F33FC3"/>
    <w:rsid w:val="00F36F5D"/>
    <w:rsid w:val="00F41758"/>
    <w:rsid w:val="00F4303C"/>
    <w:rsid w:val="00F45140"/>
    <w:rsid w:val="00F45C1C"/>
    <w:rsid w:val="00F46160"/>
    <w:rsid w:val="00F477DD"/>
    <w:rsid w:val="00F524A1"/>
    <w:rsid w:val="00F63D85"/>
    <w:rsid w:val="00F65817"/>
    <w:rsid w:val="00F701BB"/>
    <w:rsid w:val="00F74D33"/>
    <w:rsid w:val="00F74E04"/>
    <w:rsid w:val="00F75F12"/>
    <w:rsid w:val="00F81ECB"/>
    <w:rsid w:val="00F845BB"/>
    <w:rsid w:val="00F85EA7"/>
    <w:rsid w:val="00F862CD"/>
    <w:rsid w:val="00F863BE"/>
    <w:rsid w:val="00F87084"/>
    <w:rsid w:val="00F87264"/>
    <w:rsid w:val="00F929ED"/>
    <w:rsid w:val="00F9687E"/>
    <w:rsid w:val="00F9717E"/>
    <w:rsid w:val="00F974D4"/>
    <w:rsid w:val="00FA001E"/>
    <w:rsid w:val="00FA2B88"/>
    <w:rsid w:val="00FA7E10"/>
    <w:rsid w:val="00FB05FD"/>
    <w:rsid w:val="00FB076A"/>
    <w:rsid w:val="00FB2D76"/>
    <w:rsid w:val="00FB4D67"/>
    <w:rsid w:val="00FB64B9"/>
    <w:rsid w:val="00FD12D0"/>
    <w:rsid w:val="00FD1406"/>
    <w:rsid w:val="00FD1BC9"/>
    <w:rsid w:val="00FD58E2"/>
    <w:rsid w:val="00FD76D3"/>
    <w:rsid w:val="00FF1EC1"/>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3F11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condobox.com.br/" TargetMode="External"/><Relationship Id="rId2" Type="http://schemas.openxmlformats.org/officeDocument/2006/relationships/hyperlink" Target="https://www.condsis.com/" TargetMode="External"/><Relationship Id="rId1" Type="http://schemas.openxmlformats.org/officeDocument/2006/relationships/hyperlink" Target="https://www.seucondominio.com.br/" TargetMode="External"/><Relationship Id="rId4" Type="http://schemas.openxmlformats.org/officeDocument/2006/relationships/hyperlink" Target="https://townsq.com.br/"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9.jpeg"/><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4.jpeg"/><Relationship Id="rId34" Type="http://schemas.openxmlformats.org/officeDocument/2006/relationships/chart" Target="charts/chart1.xml"/><Relationship Id="rId7" Type="http://schemas.openxmlformats.org/officeDocument/2006/relationships/settings" Target="settings.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http://vanzolini.org.br/weblog/2014/10/16/a-viabilidade-de-projetos-em-dez-licoes/"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vanzolini.org.br/weblog/2014/10/16/a-viabilidade-de-projetos-em-dez-lico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355216961516172"/>
          <c:y val="4.4221039937575382E-2"/>
          <c:w val="0.74896001636159137"/>
          <c:h val="0.68417836357411854"/>
        </c:manualLayout>
      </c:layout>
      <c:barChart>
        <c:barDir val="col"/>
        <c:grouping val="clustered"/>
        <c:varyColors val="0"/>
        <c:ser>
          <c:idx val="0"/>
          <c:order val="0"/>
          <c:tx>
            <c:strRef>
              <c:f>Plan1!$B$1</c:f>
              <c:strCache>
                <c:ptCount val="1"/>
                <c:pt idx="0">
                  <c:v>Série 1</c:v>
                </c:pt>
              </c:strCache>
            </c:strRef>
          </c:tx>
          <c:invertIfNegative val="0"/>
          <c:cat>
            <c:strRef>
              <c:f>Plan1!$A$2:$A$5</c:f>
              <c:strCache>
                <c:ptCount val="4"/>
                <c:pt idx="0">
                  <c:v>Categoria 1</c:v>
                </c:pt>
                <c:pt idx="1">
                  <c:v>Categoria 2</c:v>
                </c:pt>
                <c:pt idx="2">
                  <c:v>Categoria 3</c:v>
                </c:pt>
                <c:pt idx="3">
                  <c:v>Categoria 4</c:v>
                </c:pt>
              </c:strCache>
            </c:strRef>
          </c:cat>
          <c:val>
            <c:numRef>
              <c:f>Plan1!$B$2:$B$5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9538-4507-BFFF-F5F38B8515AA}"/>
            </c:ext>
          </c:extLst>
        </c:ser>
        <c:ser>
          <c:idx val="1"/>
          <c:order val="1"/>
          <c:tx>
            <c:strRef>
              <c:f>Plan1!$C$1</c:f>
              <c:strCache>
                <c:ptCount val="1"/>
                <c:pt idx="0">
                  <c:v>Série 2</c:v>
                </c:pt>
              </c:strCache>
            </c:strRef>
          </c:tx>
          <c:invertIfNegative val="0"/>
          <c:cat>
            <c:strRef>
              <c:f>Plan1!$A$2:$A$5</c:f>
              <c:strCache>
                <c:ptCount val="4"/>
                <c:pt idx="0">
                  <c:v>Categoria 1</c:v>
                </c:pt>
                <c:pt idx="1">
                  <c:v>Categoria 2</c:v>
                </c:pt>
                <c:pt idx="2">
                  <c:v>Categoria 3</c:v>
                </c:pt>
                <c:pt idx="3">
                  <c:v>Categoria 4</c:v>
                </c:pt>
              </c:strCache>
            </c:strRef>
          </c:cat>
          <c:val>
            <c:numRef>
              <c:f>Plan1!$C$2:$C$5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9538-4507-BFFF-F5F38B8515AA}"/>
            </c:ext>
          </c:extLst>
        </c:ser>
        <c:ser>
          <c:idx val="2"/>
          <c:order val="2"/>
          <c:tx>
            <c:strRef>
              <c:f>Plan1!$D$1</c:f>
              <c:strCache>
                <c:ptCount val="1"/>
                <c:pt idx="0">
                  <c:v>Série 3</c:v>
                </c:pt>
              </c:strCache>
            </c:strRef>
          </c:tx>
          <c:invertIfNegative val="0"/>
          <c:cat>
            <c:strRef>
              <c:f>Plan1!$A$2:$A$5</c:f>
              <c:strCache>
                <c:ptCount val="4"/>
                <c:pt idx="0">
                  <c:v>Categoria 1</c:v>
                </c:pt>
                <c:pt idx="1">
                  <c:v>Categoria 2</c:v>
                </c:pt>
                <c:pt idx="2">
                  <c:v>Categoria 3</c:v>
                </c:pt>
                <c:pt idx="3">
                  <c:v>Categoria 4</c:v>
                </c:pt>
              </c:strCache>
            </c:strRef>
          </c:cat>
          <c:val>
            <c:numRef>
              <c:f>Plan1!$D$2:$D$5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9538-4507-BFFF-F5F38B8515AA}"/>
            </c:ext>
          </c:extLst>
        </c:ser>
        <c:dLbls>
          <c:showLegendKey val="0"/>
          <c:showVal val="0"/>
          <c:showCatName val="0"/>
          <c:showSerName val="0"/>
          <c:showPercent val="0"/>
          <c:showBubbleSize val="0"/>
        </c:dLbls>
        <c:gapWidth val="150"/>
        <c:axId val="-2066839200"/>
        <c:axId val="-2066842464"/>
      </c:barChart>
      <c:catAx>
        <c:axId val="-2066839200"/>
        <c:scaling>
          <c:orientation val="minMax"/>
        </c:scaling>
        <c:delete val="0"/>
        <c:axPos val="b"/>
        <c:numFmt formatCode="General" sourceLinked="1"/>
        <c:majorTickMark val="out"/>
        <c:minorTickMark val="none"/>
        <c:tickLblPos val="nextTo"/>
        <c:spPr>
          <a:ln>
            <a:solidFill>
              <a:schemeClr val="tx1">
                <a:lumMod val="95000"/>
                <a:lumOff val="5000"/>
              </a:schemeClr>
            </a:solidFill>
          </a:ln>
        </c:spPr>
        <c:crossAx val="-2066842464"/>
        <c:crosses val="autoZero"/>
        <c:auto val="1"/>
        <c:lblAlgn val="ctr"/>
        <c:lblOffset val="100"/>
        <c:noMultiLvlLbl val="0"/>
      </c:catAx>
      <c:valAx>
        <c:axId val="-2066842464"/>
        <c:scaling>
          <c:orientation val="minMax"/>
        </c:scaling>
        <c:delete val="0"/>
        <c:axPos val="l"/>
        <c:majorGridlines/>
        <c:numFmt formatCode="General" sourceLinked="1"/>
        <c:majorTickMark val="out"/>
        <c:minorTickMark val="none"/>
        <c:tickLblPos val="nextTo"/>
        <c:crossAx val="-2066839200"/>
        <c:crosses val="autoZero"/>
        <c:crossBetween val="between"/>
      </c:valAx>
    </c:plotArea>
    <c:plotVisOnly val="1"/>
    <c:dispBlanksAs val="gap"/>
    <c:showDLblsOverMax val="0"/>
  </c:chart>
  <c:spPr>
    <a:noFill/>
    <a:ln>
      <a:noFill/>
    </a:ln>
  </c:spPr>
  <c:externalData r:id="rId2">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63D8C14DA27644383EACDC10561B473" ma:contentTypeVersion="13" ma:contentTypeDescription="Create a new document." ma:contentTypeScope="" ma:versionID="cbd5b1e0f56e8307a6326754e67178a5">
  <xsd:schema xmlns:xsd="http://www.w3.org/2001/XMLSchema" xmlns:xs="http://www.w3.org/2001/XMLSchema" xmlns:p="http://schemas.microsoft.com/office/2006/metadata/properties" xmlns:ns3="55cb80b8-b042-4fc3-8953-b66bb1b82ef8" xmlns:ns4="882df1e5-724c-4ba9-83cc-8bc361201a8c" targetNamespace="http://schemas.microsoft.com/office/2006/metadata/properties" ma:root="true" ma:fieldsID="ace5c6383925f5fbb435d406edb15ef7" ns3:_="" ns4:_="">
    <xsd:import namespace="55cb80b8-b042-4fc3-8953-b66bb1b82ef8"/>
    <xsd:import namespace="882df1e5-724c-4ba9-83cc-8bc361201a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cb80b8-b042-4fc3-8953-b66bb1b82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2df1e5-724c-4ba9-83cc-8bc361201a8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customXml/itemProps2.xml><?xml version="1.0" encoding="utf-8"?>
<ds:datastoreItem xmlns:ds="http://schemas.openxmlformats.org/officeDocument/2006/customXml" ds:itemID="{A294EF59-04A6-4028-863A-54F63E474F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172367C-F562-461F-95B0-47CD4C8E9F56}">
  <ds:schemaRefs>
    <ds:schemaRef ds:uri="http://schemas.microsoft.com/sharepoint/v3/contenttype/forms"/>
  </ds:schemaRefs>
</ds:datastoreItem>
</file>

<file path=customXml/itemProps4.xml><?xml version="1.0" encoding="utf-8"?>
<ds:datastoreItem xmlns:ds="http://schemas.openxmlformats.org/officeDocument/2006/customXml" ds:itemID="{24EE315E-967C-46EF-BCBE-3C08FD43D1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cb80b8-b042-4fc3-8953-b66bb1b82ef8"/>
    <ds:schemaRef ds:uri="882df1e5-724c-4ba9-83cc-8bc361201a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209</TotalTime>
  <Pages>1</Pages>
  <Words>9438</Words>
  <Characters>50970</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60288</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4</cp:revision>
  <cp:lastPrinted>2020-03-09T23:25:00Z</cp:lastPrinted>
  <dcterms:created xsi:type="dcterms:W3CDTF">2020-09-25T22:59:00Z</dcterms:created>
  <dcterms:modified xsi:type="dcterms:W3CDTF">2020-10-02T03:37:00Z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0x010100463D8C14DA27644383EACDC10561B473</vt:lpwstr>
  </property>
</Properties>
</file>